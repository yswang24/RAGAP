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media/image11.svg" ContentType="image/svg+xml"/>
  <Override PartName="/word/media/image13.svg" ContentType="image/svg+xml"/>
  <Override PartName="/word/media/image15.svg" ContentType="image/svg+xml"/>
  <Override PartName="/word/media/image17.svg" ContentType="image/svg+xml"/>
  <Override PartName="/word/media/image19.svg" ContentType="image/svg+xml"/>
  <Override PartName="/word/media/image2.svg" ContentType="image/svg+xml"/>
  <Override PartName="/word/media/image21.svg" ContentType="image/svg+xml"/>
  <Override PartName="/word/media/image4.svg" ContentType="image/svg+xml"/>
  <Override PartName="/word/media/image7.svg" ContentType="image/svg+xml"/>
  <Override PartName="/word/media/image9.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120" w:line="360" w:lineRule="auto"/>
        <w:rPr>
          <w:rFonts w:hint="eastAsia" w:ascii="宋体" w:hAnsi="宋体" w:eastAsia="宋体" w:cs="宋体"/>
          <w:b/>
          <w:bCs/>
          <w:sz w:val="30"/>
          <w:szCs w:val="30"/>
        </w:rPr>
      </w:pPr>
    </w:p>
    <w:p>
      <w:pPr>
        <w:spacing w:after="120" w:line="360" w:lineRule="auto"/>
        <w:ind w:firstLine="602" w:firstLineChars="200"/>
        <w:jc w:val="center"/>
        <w:rPr>
          <w:rFonts w:hint="eastAsia" w:ascii="宋体" w:hAnsi="宋体" w:eastAsia="宋体" w:cs="宋体"/>
          <w:b/>
          <w:bCs/>
          <w:sz w:val="30"/>
          <w:szCs w:val="30"/>
        </w:rPr>
      </w:pPr>
      <w:r>
        <w:rPr>
          <w:rFonts w:hint="eastAsia" w:ascii="宋体" w:hAnsi="宋体" w:eastAsia="宋体" w:cs="宋体"/>
          <w:b/>
          <w:bCs/>
          <w:sz w:val="30"/>
          <w:szCs w:val="30"/>
        </w:rPr>
        <w:t>面向可解释噬菌体-宿主预测的基于 GATv2 的关系感知异构图框架</w:t>
      </w:r>
    </w:p>
    <w:p>
      <w:pPr>
        <w:jc w:val="center"/>
        <w:rPr>
          <w:rFonts w:hint="eastAsia" w:ascii="宋体" w:hAnsi="宋体" w:eastAsia="宋体" w:cs="宋体"/>
          <w:b/>
          <w:bCs/>
          <w:sz w:val="30"/>
          <w:szCs w:val="30"/>
        </w:rPr>
      </w:pPr>
      <w:r>
        <w:rPr>
          <w:rFonts w:hint="eastAsia" w:ascii="宋体" w:hAnsi="宋体" w:eastAsia="宋体" w:cs="宋体"/>
          <w:b/>
          <w:bCs/>
          <w:sz w:val="30"/>
          <w:szCs w:val="30"/>
        </w:rPr>
        <w:t>RAGAP: A Relation-Aware GATv2 Framework on Heterogeneous Graphs for Interpretable Phage–Host Prediction</w:t>
      </w:r>
    </w:p>
    <w:p>
      <w:pPr>
        <w:rPr>
          <w:sz w:val="30"/>
          <w:szCs w:val="30"/>
        </w:rPr>
      </w:pPr>
      <w:commentRangeStart w:id="0"/>
      <w:r>
        <w:rPr>
          <w:rFonts w:hint="eastAsia"/>
          <w:sz w:val="30"/>
          <w:szCs w:val="30"/>
        </w:rPr>
        <w:t xml:space="preserve">摘要 </w:t>
      </w:r>
      <w:commentRangeEnd w:id="0"/>
      <w:r>
        <w:rPr>
          <w:rStyle w:val="16"/>
          <w:sz w:val="30"/>
          <w:szCs w:val="30"/>
        </w:rPr>
        <w:commentReference w:id="0"/>
      </w:r>
    </w:p>
    <w:p>
      <w:pPr>
        <w:widowControl/>
        <w:ind w:firstLine="480" w:firstLineChars="200"/>
        <w:jc w:val="left"/>
      </w:pPr>
      <w:r>
        <w:rPr>
          <w:rFonts w:hint="eastAsia" w:ascii="宋体" w:hAnsi="宋体" w:eastAsia="宋体" w:cs="宋体"/>
          <w:sz w:val="24"/>
        </w:rPr>
        <w:t>噬菌体疗法作为应对全球抗生素耐药性危机的关键策略，其临床应用受限于对噬菌体宿主特异性的认知不足。尽管高通量测序揭示了海量的“病毒暗物质”，但现有的计算预测方法在处理序列同源性低的新型噬菌体时，现有的计算预测方法往往受限于对序列同源性的过度依赖，且难以有效整合复杂的生物学互作网络与蛋白质功能语义。在此，我们提出了 RAGAP，一种基于关系感知图注意力网络（GATv2）的深度学习框架，通过构建包含噬菌体、宿主、蛋白质及分类学层级的多模态异构知识图谱，实现了对噬菌体-宿主相互作用（PHI）的精准预测。RAGAP 创新性地融合了蛋白质语言模型（ESM2）的深层功能语义与双曲空间（Poincaré ball）中的分类学层级嵌入，并通过关系自适应门控机制动态调节异质生物学关联的权重。为了确保评估的严谨性，我们构建了一个基于序列聚类的严格基准数据集（RefSeq-VHDB），在排除序列相似度大于 95% 的数据泄露干扰下，RAGAP 在种（Species）和属（Genus）水平上的 Hit@1 准确率分别达到 0.812 和 0.901，显著优于 iPHoP、CHERRY 和 DeepHost 等方法。</w:t>
      </w:r>
      <w:r>
        <w:rPr>
          <w:rFonts w:ascii="宋体" w:hAnsi="宋体" w:eastAsia="宋体" w:cs="宋体"/>
          <w:kern w:val="0"/>
          <w:sz w:val="24"/>
          <w:lang w:bidi="ar"/>
        </w:rPr>
        <w:t>为理解噬菌体-宿主共进化提供了可解释的计算视角。</w:t>
      </w:r>
    </w:p>
    <w:p>
      <w:pPr>
        <w:ind w:firstLine="480" w:firstLineChars="200"/>
        <w:rPr>
          <w:rFonts w:hint="eastAsia" w:ascii="宋体" w:hAnsi="宋体" w:eastAsia="宋体" w:cs="宋体"/>
          <w:sz w:val="24"/>
        </w:rPr>
      </w:pPr>
    </w:p>
    <w:p>
      <w:pPr>
        <w:rPr>
          <w:sz w:val="30"/>
          <w:szCs w:val="30"/>
        </w:rPr>
      </w:pPr>
      <w:r>
        <w:rPr>
          <w:rFonts w:hint="eastAsia"/>
          <w:sz w:val="30"/>
          <w:szCs w:val="30"/>
        </w:rPr>
        <w:t>引言</w:t>
      </w:r>
    </w:p>
    <w:p>
      <w:pPr>
        <w:ind w:firstLine="480" w:firstLineChars="200"/>
        <w:rPr>
          <w:rStyle w:val="16"/>
        </w:rPr>
      </w:pPr>
      <w:r>
        <w:rPr>
          <w:rFonts w:hint="eastAsia" w:ascii="宋体" w:hAnsi="宋体" w:eastAsia="宋体" w:cs="宋体"/>
          <w:sz w:val="24"/>
        </w:rPr>
        <w:t>抗微生物</w:t>
      </w:r>
      <w:ins w:id="0" w:author="Yun Liu" w:date="2026-01-31T10:41:00Z">
        <w:r>
          <w:rPr>
            <w:rFonts w:hint="eastAsia" w:ascii="宋体" w:hAnsi="宋体" w:eastAsia="宋体" w:cs="宋体"/>
            <w:sz w:val="24"/>
          </w:rPr>
          <w:t>药物</w:t>
        </w:r>
      </w:ins>
      <w:r>
        <w:rPr>
          <w:rFonts w:hint="eastAsia" w:ascii="宋体" w:hAnsi="宋体" w:eastAsia="宋体" w:cs="宋体"/>
          <w:sz w:val="24"/>
        </w:rPr>
        <w:t>耐药性（Antimicrobial Resistance, AMR）已</w:t>
      </w:r>
      <w:ins w:id="1" w:author="Yun Liu" w:date="2026-01-31T10:41:00Z">
        <w:r>
          <w:rPr>
            <w:rFonts w:hint="eastAsia" w:ascii="宋体" w:hAnsi="宋体" w:eastAsia="宋体" w:cs="宋体"/>
            <w:sz w:val="24"/>
          </w:rPr>
          <w:t>成</w:t>
        </w:r>
      </w:ins>
      <w:r>
        <w:rPr>
          <w:rFonts w:hint="eastAsia" w:ascii="宋体" w:hAnsi="宋体" w:eastAsia="宋体" w:cs="宋体"/>
          <w:sz w:val="24"/>
        </w:rPr>
        <w:t>为21世纪</w:t>
      </w:r>
      <w:ins w:id="2" w:author="Yun Liu" w:date="2026-01-31T10:42:00Z">
        <w:r>
          <w:rPr>
            <w:rFonts w:ascii="宋体" w:hAnsi="宋体" w:eastAsia="宋体" w:cs="宋体"/>
            <w:sz w:val="24"/>
          </w:rPr>
          <w:t>全球</w:t>
        </w:r>
      </w:ins>
      <w:r>
        <w:rPr>
          <w:rFonts w:hint="eastAsia" w:ascii="宋体" w:hAnsi="宋体" w:eastAsia="宋体" w:cs="宋体"/>
          <w:sz w:val="24"/>
        </w:rPr>
        <w:t>最严峻的公共卫生危机之一。世界卫生组织（WHO）警告称，若不采取有效干预措施，到2050年耐药菌感染</w:t>
      </w:r>
      <w:ins w:id="3" w:author="Yun Liu" w:date="2026-01-31T10:43:00Z">
        <w:r>
          <w:rPr>
            <w:rFonts w:hint="eastAsia" w:ascii="宋体" w:hAnsi="宋体" w:eastAsia="宋体" w:cs="宋体"/>
            <w:sz w:val="24"/>
          </w:rPr>
          <w:t>将导致</w:t>
        </w:r>
      </w:ins>
      <w:r>
        <w:rPr>
          <w:rFonts w:hint="eastAsia" w:ascii="宋体" w:hAnsi="宋体" w:eastAsia="宋体" w:cs="宋体"/>
          <w:sz w:val="24"/>
        </w:rPr>
        <w:t>每年1000万人死亡</w:t>
      </w:r>
      <w:r>
        <w:fldChar w:fldCharType="begin"/>
      </w:r>
      <w:r>
        <w:instrText xml:space="preserve"> ADDIN ZOTERO_ITEM CSL_CITATION {"citationID":"Nb1bAQcD","properties":{"formattedCitation":"[1]","plainCitation":"[1]","noteIndex":0},"citationItems":[{"id":6,"uris":["http://zotero.org/users/local/zpeSAeyk/items/8HQ675LW"],"itemData":{"id":6,"type":"article-journal","container-title":"NAR Genomics and Bioinformatics","DOI":"10.1093/nargab/lqaa044","ISSN":"2631-9268","issue":"2","publisher":"Oxford University Press (OUP)","title":"A network-based integrated framework for predicting virus–prokaryote interactions","URL":"http://dx.doi.org/10.1093/nargab/lqaa044","volume":"2","author":[{"family":"Wang","given":"Weili"},{"family":"Ren","given":"Jie"},{"family":"Tang","given":"Kujin"},{"family":"Dart","given":"Emily"},{"family":"Ignacio-Espinoza","given":"Julio Cesar"},{"family":"Fuhrman","given":"Jed A"},{"family":"Braun","given":"Jonathan"},{"family":"Sun","given":"Fengzhu"},{"family":"Ahlgren","given":"Nathan A"}],"issued":{"date-parts":[["2020",6]]}}}],"schema":"https://github.com/citation-style-language/schema/raw/master/csl-citation.json"} </w:instrText>
      </w:r>
      <w:r>
        <w:fldChar w:fldCharType="separate"/>
      </w:r>
      <w:r>
        <w:rPr>
          <w:rFonts w:ascii="Calibri" w:hAnsi="Calibri" w:cs="Calibri"/>
          <w:sz w:val="18"/>
        </w:rPr>
        <w:t>[1]</w:t>
      </w:r>
      <w:r>
        <w:fldChar w:fldCharType="end"/>
      </w:r>
      <w:r>
        <w:rPr>
          <w:rFonts w:ascii="宋体" w:hAnsi="宋体" w:eastAsia="宋体" w:cs="宋体"/>
          <w:sz w:val="24"/>
        </w:rPr>
        <w:t>。</w:t>
      </w:r>
      <w:ins w:id="4" w:author="Yun Liu" w:date="2026-01-31T10:43:00Z">
        <w:r>
          <w:rPr>
            <w:rFonts w:hint="eastAsia" w:ascii="宋体" w:hAnsi="宋体" w:eastAsia="宋体" w:cs="宋体"/>
            <w:sz w:val="24"/>
          </w:rPr>
          <w:t>与此同时</w:t>
        </w:r>
      </w:ins>
      <w:r>
        <w:rPr>
          <w:rFonts w:ascii="宋体" w:hAnsi="宋体" w:eastAsia="宋体" w:cs="宋体"/>
          <w:sz w:val="24"/>
        </w:rPr>
        <w:t>，传统的抗生素研发管线日益枯竭，难以应对多重耐药菌（MDR）的快速进化</w:t>
      </w:r>
      <w:r>
        <w:fldChar w:fldCharType="begin"/>
      </w:r>
      <w:r>
        <w:instrText xml:space="preserve"> ADDIN ZOTERO_ITEM CSL_CITATION {"citationID":"cm7elIU8","properties":{"formattedCitation":"[2]","plainCitation":"[2]","noteIndex":0},"citationItems":[{"id":17,"uris":["http://zotero.org/users/local/zpeSAeyk/items/F69I3GJT"],"itemData":{"id":17,"type":"article-journal","container-title":"FEMS Microbiology Reviews","DOI":"10.1093/femsre/fuv048","ISSN":"1574-6976","issue":"2","page":"258–272","publisher":"Oxford University Press (OUP)","title":"Computational approaches to predict bacteriophage–host relationships","volume":"40","author":[{"family":"Edwards","given":"Robert A."},{"family":"McNair","given":"Katelyn"},{"family":"Faust","given":"Karoline"},{"family":"Raes","given":"Jeroen"},{"family":"Dutilh","given":"Bas E."}],"editor":[{"family":"Smith","given":"Maggie"}],"issued":{"date-parts":[["2015",12]]}}}],"schema":"https://github.com/citation-style-language/schema/raw/master/csl-citation.json"} </w:instrText>
      </w:r>
      <w:r>
        <w:fldChar w:fldCharType="separate"/>
      </w:r>
      <w:r>
        <w:rPr>
          <w:rFonts w:ascii="Calibri" w:hAnsi="Calibri" w:cs="Calibri"/>
          <w:sz w:val="18"/>
        </w:rPr>
        <w:t>[2]</w:t>
      </w:r>
      <w:r>
        <w:fldChar w:fldCharType="end"/>
      </w:r>
      <w:r>
        <w:rPr>
          <w:rFonts w:ascii="宋体" w:hAnsi="宋体" w:eastAsia="宋体" w:cs="宋体"/>
          <w:sz w:val="24"/>
        </w:rPr>
        <w:t>。这迫使科学界重新审视一种在一个世纪前就被发现、但长期被边缘化的疗法——噬菌体疗法（Phage Therapy）</w:t>
      </w:r>
      <w:r>
        <w:fldChar w:fldCharType="begin"/>
      </w:r>
      <w:r>
        <w:instrText xml:space="preserve"> ADDIN ZOTERO_ITEM CSL_CITATION {"citationID":"V4Thg00l","properties":{"formattedCitation":"[3]","plainCitation":"[3]","noteIndex":0},"citationItems":[{"id":11,"uris":["http://zotero.org/users/local/zpeSAeyk/items/WALAJMG4"],"itemData":{"id":11,"type":"article-journal","container-title":"Expert Review of Anti-infective Therapy","DOI":"10.1080/14787210.2019.1694905","ISSN":"1744-8336","issue":"12","page":"1011–1041","publisher":"Informa UK Limited","title":"Biological challenges of phage therapy and proposed solutions: a literature review","volume":"17","author":[{"family":"Caflisch","given":"Katherine M"},{"family":"Suh","given":"Gina A"},{"family":"Patel","given":"Robin"}],"issued":{"date-parts":[["2019",12]]}}}],"schema":"https://github.com/citation-style-language/schema/raw/master/csl-citation.json"} </w:instrText>
      </w:r>
      <w:r>
        <w:fldChar w:fldCharType="separate"/>
      </w:r>
      <w:r>
        <w:rPr>
          <w:rFonts w:ascii="Calibri" w:hAnsi="Calibri" w:cs="Calibri"/>
          <w:sz w:val="18"/>
        </w:rPr>
        <w:t>[3]</w:t>
      </w:r>
      <w:r>
        <w:fldChar w:fldCharType="end"/>
      </w:r>
      <w:r>
        <w:rPr>
          <w:rFonts w:ascii="宋体" w:hAnsi="宋体" w:eastAsia="宋体" w:cs="宋体"/>
          <w:sz w:val="24"/>
        </w:rPr>
        <w:t>。事实上，早在抗生素问世之前，噬菌体就已被用于治疗细菌感染。然而，随着20世纪40年代抗生素的普及，因其使用的便捷性，噬菌体疗法一度被搁置。如今，随着“后抗生素时代”的逼近，能够特异性裂解细菌且不易破坏宿主共生菌群的噬菌体，重新被定义为对抗耐药菌感染的“精准生物武器”</w:t>
      </w:r>
      <w:r>
        <w:fldChar w:fldCharType="begin"/>
      </w:r>
      <w:r>
        <w:instrText xml:space="preserve"> ADDIN ZOTERO_ITEM CSL_CITATION {"citationID":"jxZptku0","properties":{"formattedCitation":"[4]","plainCitation":"[4]","noteIndex":0},"citationItems":[{"id":27,"uris":["http://zotero.org/users/local/zpeSAeyk/items/DIIZAYBC"],"itemData":{"id":27,"type":"article-journal","container-title":"Palgrave Communications","DOI":"10.1057/s41599-020-0478-4","ISSN":"2055-1045","issue":"1","publisher":"Springer Science and Business Media LLC","title":"Phage therapy as a potential solution in the fight against AMR: obstacles and possible futures","URL":"http://dx.doi.org/10.1057/s41599-020-0478-4","volume":"6","author":[{"family":"Brives","given":"Charlotte"},{"family":"Pourraz","given":"Jessica"}],"issued":{"date-parts":[["2020",5]]}}}],"schema":"https://github.com/citation-style-language/schema/raw/master/csl-citation.json"} </w:instrText>
      </w:r>
      <w:r>
        <w:fldChar w:fldCharType="separate"/>
      </w:r>
      <w:r>
        <w:rPr>
          <w:rFonts w:ascii="Calibri" w:hAnsi="Calibri" w:cs="Calibri"/>
          <w:sz w:val="18"/>
        </w:rPr>
        <w:t>[4]</w:t>
      </w:r>
      <w:r>
        <w:fldChar w:fldCharType="end"/>
      </w:r>
      <w:r>
        <w:rPr>
          <w:rFonts w:hint="eastAsia" w:ascii="宋体" w:hAnsi="宋体" w:eastAsia="宋体" w:cs="宋体"/>
          <w:sz w:val="24"/>
        </w:rPr>
        <w:t>，</w:t>
      </w:r>
      <w:r>
        <w:rPr>
          <w:rFonts w:ascii="宋体" w:hAnsi="宋体" w:eastAsia="宋体" w:cs="宋体"/>
          <w:sz w:val="24"/>
        </w:rPr>
        <w:t>并在治疗尿路感染、皮肤软组织感染等领域展现出潜力</w:t>
      </w:r>
      <w:r>
        <w:fldChar w:fldCharType="begin"/>
      </w:r>
      <w:r>
        <w:instrText xml:space="preserve"> ADDIN ZOTERO_ITEM CSL_CITATION {"citationID":"g4Nr6cmE","properties":{"formattedCitation":"[5]","plainCitation":"[5]","noteIndex":0},"citationItems":[{"id":7,"uris":["http://zotero.org/users/local/zpeSAeyk/items/KY4JT6AH"],"itemData":{"id":7,"type":"article-journal","container-title":"Microorganisms","DOI":"10.3390/microorganisms13081960","ISSN":"2076-2607","issue":"8","page":"1960","publisher":"MDPI AG","title":"Advanced Strategies in Phage Research: Innovations, Applications, and Challenges","volume":"13","author":[{"family":"Wu","given":"Pengfei"},{"family":"Li","given":"Wanwu"},{"family":"Zhang","given":"Wenlu"},{"family":"Li","given":"Shasha"},{"family":"Deng","given":"Bo"},{"family":"Xu","given":"Shanghui"},{"family":"Li","given":"Zhongjie"}],"issued":{"date-parts":[["2025",8]]}}}],"schema":"https://github.com/citation-style-language/schema/raw/master/csl-citation.json"} </w:instrText>
      </w:r>
      <w:r>
        <w:fldChar w:fldCharType="separate"/>
      </w:r>
      <w:r>
        <w:rPr>
          <w:rFonts w:ascii="Calibri" w:hAnsi="Calibri" w:cs="Calibri"/>
          <w:sz w:val="18"/>
        </w:rPr>
        <w:t>[5]</w:t>
      </w:r>
      <w:r>
        <w:fldChar w:fldCharType="end"/>
      </w:r>
      <w:r>
        <w:rPr>
          <w:rFonts w:hint="eastAsia" w:ascii="宋体" w:hAnsi="宋体" w:eastAsia="宋体" w:cs="宋体"/>
          <w:sz w:val="24"/>
        </w:rPr>
        <w:t>。</w:t>
      </w:r>
    </w:p>
    <w:p>
      <w:pPr>
        <w:ind w:firstLine="480" w:firstLineChars="200"/>
        <w:rPr>
          <w:rFonts w:hint="eastAsia" w:ascii="宋体" w:hAnsi="宋体" w:eastAsia="宋体" w:cs="宋体"/>
          <w:sz w:val="24"/>
        </w:rPr>
      </w:pPr>
      <w:r>
        <w:rPr>
          <w:rFonts w:ascii="宋体" w:hAnsi="宋体" w:eastAsia="宋体" w:cs="宋体"/>
          <w:sz w:val="24"/>
        </w:rPr>
        <w:t>噬菌体疗法的临床成功取决于高度的特异性匹配</w:t>
      </w:r>
      <w:ins w:id="5" w:author="Yun Liu" w:date="2026-01-31T11:03:00Z">
        <w:r>
          <w:rPr>
            <w:rFonts w:hint="eastAsia" w:ascii="宋体" w:hAnsi="宋体" w:eastAsia="宋体" w:cs="宋体"/>
            <w:sz w:val="24"/>
          </w:rPr>
          <w:t>，即</w:t>
        </w:r>
      </w:ins>
      <w:r>
        <w:rPr>
          <w:rFonts w:ascii="宋体" w:hAnsi="宋体" w:eastAsia="宋体" w:cs="宋体"/>
          <w:sz w:val="24"/>
        </w:rPr>
        <w:t>必须从自然界中筛选出能够精准裂解目标病原菌的噬菌体。然而，这一筛选过程正面临着前所未有的挑战</w:t>
      </w:r>
      <w:r>
        <w:fldChar w:fldCharType="begin"/>
      </w:r>
      <w:r>
        <w:instrText xml:space="preserve"> ADDIN ZOTERO_ITEM CSL_CITATION {"citationID":"6Iv2a21l","properties":{"formattedCitation":"[6]","plainCitation":"[6]","noteIndex":0},"citationItems":[{"id":3,"uris":["http://zotero.org/users/local/zpeSAeyk/items/4KWR4HQ9"],"itemData":{"id":3,"type":"document","DOI":"10.5256/f1000research.29158.r70931","publisher":"F1000 Research Ltd","title":"Peer Review Report For: RVDB-prot, a reference viral protein database and its HMM profiles [version 2; peer review: 2 approved]","URL":"http://dx.doi.org/10.5256/f1000research.29158.r70931","author":[{"family":"Perriere","given":"Guy"}],"issued":{"date-parts":[["2020",9]]}}}],"schema":"https://github.com/citation-style-language/schema/raw/master/csl-citation.json"} </w:instrText>
      </w:r>
      <w:r>
        <w:fldChar w:fldCharType="separate"/>
      </w:r>
      <w:r>
        <w:rPr>
          <w:rFonts w:ascii="Calibri" w:hAnsi="Calibri" w:cs="Calibri"/>
          <w:sz w:val="18"/>
        </w:rPr>
        <w:t>[6]</w:t>
      </w:r>
      <w:r>
        <w:fldChar w:fldCharType="end"/>
      </w:r>
      <w:r>
        <w:rPr>
          <w:rFonts w:ascii="宋体" w:hAnsi="宋体" w:eastAsia="宋体" w:cs="宋体"/>
          <w:sz w:val="24"/>
        </w:rPr>
        <w:t>。一方面，传统的实验室宿主谱测定方法（如双层平板法和斑点试验）虽然准确，但通量低、耗时长，且极度依赖于宿主细菌的可培养性。另一方面，随着宏基因组测序技术的爆发式增长，我们在环境样本中发现了海量的病毒序列，构成了巨大的“病毒暗物质”</w:t>
      </w:r>
      <w:r>
        <w:fldChar w:fldCharType="begin"/>
      </w:r>
      <w:r>
        <w:instrText xml:space="preserve"> ADDIN ZOTERO_ITEM CSL_CITATION {"citationID":"77VJzV8U","properties":{"formattedCitation":"[2]","plainCitation":"[2]","noteIndex":0},"citationItems":[{"id":17,"uris":["http://zotero.org/users/local/zpeSAeyk/items/F69I3GJT"],"itemData":{"id":17,"type":"article-journal","container-title":"FEMS Microbiology Reviews","DOI":"10.1093/femsre/fuv048","ISSN":"1574-6976","issue":"2","page":"258–272","publisher":"Oxford University Press (OUP)","title":"Computational approaches to predict bacteriophage–host relationships","volume":"40","author":[{"family":"Edwards","given":"Robert A."},{"family":"McNair","given":"Katelyn"},{"family":"Faust","given":"Karoline"},{"family":"Raes","given":"Jeroen"},{"family":"Dutilh","given":"Bas E."}],"editor":[{"family":"Smith","given":"Maggie"}],"issued":{"date-parts":[["2015",12]]}}}],"schema":"https://github.com/citation-style-language/schema/raw/master/csl-citation.json"} </w:instrText>
      </w:r>
      <w:r>
        <w:fldChar w:fldCharType="separate"/>
      </w:r>
      <w:r>
        <w:rPr>
          <w:rFonts w:ascii="Calibri" w:hAnsi="Calibri" w:cs="Calibri"/>
          <w:sz w:val="18"/>
        </w:rPr>
        <w:t>[2]</w:t>
      </w:r>
      <w:r>
        <w:fldChar w:fldCharType="end"/>
      </w:r>
      <w:r>
        <w:rPr>
          <w:rFonts w:ascii="宋体" w:hAnsi="宋体" w:eastAsia="宋体" w:cs="宋体"/>
          <w:sz w:val="24"/>
        </w:rPr>
        <w:t>。这些数据虽然蕴含着丰富的治疗潜力，但绝大多数序列缺乏宿主注释。因此，如何跨越湿实验的通量瓶颈，从海量基因组数据中快速、准确地计算预测未知噬菌体的宿主范围，已成为连接宏基因组资源与精准噬菌体疗法的核心桥梁。</w:t>
      </w:r>
    </w:p>
    <w:p>
      <w:pPr>
        <w:ind w:firstLine="480" w:firstLineChars="200"/>
        <w:rPr>
          <w:rFonts w:hint="eastAsia" w:ascii="宋体" w:hAnsi="宋体" w:eastAsia="宋体" w:cs="宋体"/>
          <w:sz w:val="24"/>
        </w:rPr>
      </w:pPr>
      <w:r>
        <w:rPr>
          <w:rFonts w:ascii="宋体" w:hAnsi="宋体" w:eastAsia="宋体" w:cs="宋体"/>
          <w:sz w:val="24"/>
        </w:rPr>
        <w:t>为了跨越这一从湿实验到宏基因组分析的数据鸿沟，计算预测方法经历了从基于同源性的浅层推断到基于深度表征学习的演进。早期的基于比对（Alignment-based）策略（如 BLAST、CRISPR Spacer 匹配）依赖于序列同源性或免疫记忆作为判别依据。尽管这些方法在已知序列空间内具有极高的特异性，但在面对缺乏同源参考序列的“病毒暗物质”时，其召回率受到严重限制</w:t>
      </w:r>
      <w:r>
        <w:fldChar w:fldCharType="begin"/>
      </w:r>
      <w:r>
        <w:instrText xml:space="preserve"> ADDIN ZOTERO_ITEM CSL_CITATION {"citationID":"oXHWlO92","properties":{"formattedCitation":"[7]","plainCitation":"[7]","noteIndex":0},"citationItems":[{"id":48,"uris":["http://zotero.org/users/local/zpeSAeyk/items/4IJT5K3J"],"itemData":{"id":48,"type":"chapter","container-title":"Gut Microbiota and Holistic Health: The Role of Prebiotics and Probiotics","DOI":"10.47278/book.hh/2025.222","ISBN":"978-969-2201-36-0","publisher":"Unique Scientific Publishers","URL":"http://dx.doi.org/10.47278/book.hh/2025.222","issued":{"date-parts":[["2025"]]}}}],"schema":"https://github.com/citation-style-language/schema/raw/master/csl-citation.json"} </w:instrText>
      </w:r>
      <w:r>
        <w:fldChar w:fldCharType="separate"/>
      </w:r>
      <w:r>
        <w:rPr>
          <w:rFonts w:ascii="Calibri" w:hAnsi="Calibri" w:cs="Calibri"/>
          <w:sz w:val="18"/>
        </w:rPr>
        <w:t>[7]</w:t>
      </w:r>
      <w:r>
        <w:fldChar w:fldCharType="end"/>
      </w:r>
      <w:r>
        <w:rPr>
          <w:rFonts w:ascii="宋体" w:hAnsi="宋体" w:eastAsia="宋体" w:cs="宋体"/>
          <w:sz w:val="24"/>
        </w:rPr>
        <w:t>。为突破数据库依赖，免对齐（Alignment-free）方法（如 VHM、WIsH、PHP）应运而生。此类方法通过统计 k-mer 频率或密码子使用偏好性来捕捉宿主适应性信号，虽然显著提升了对新颖噬菌体的预测覆盖度，但往往因忽略了决定感染特异性的深层生物学语义（如蛋白质三维结构）而导致精度瓶颈。近年来，该领域迎来了以图表征学习与蛋白质语言模型为核心的范式转移。以 CHERRY、DeepHost为代表的新一代模型，开始尝试通过异构网络或预训练模型来整合多模态生物信息，标志着预测方法正从简单的统计匹配向高维语义推理转变。然而，当前的</w:t>
      </w:r>
      <w:r>
        <w:rPr>
          <w:rFonts w:hint="eastAsia" w:ascii="宋体" w:hAnsi="宋体" w:eastAsia="宋体" w:cs="宋体"/>
          <w:sz w:val="24"/>
        </w:rPr>
        <w:t>计算</w:t>
      </w:r>
      <w:r>
        <w:rPr>
          <w:rFonts w:ascii="宋体" w:hAnsi="宋体" w:eastAsia="宋体" w:cs="宋体"/>
          <w:sz w:val="24"/>
        </w:rPr>
        <w:t>方法仍面临挑战</w:t>
      </w:r>
      <w:r>
        <w:rPr>
          <w:rFonts w:hint="eastAsia" w:ascii="宋体" w:hAnsi="宋体" w:eastAsia="宋体" w:cs="宋体"/>
          <w:sz w:val="24"/>
        </w:rPr>
        <w:t>。</w:t>
      </w:r>
      <w:r>
        <w:rPr>
          <w:rFonts w:ascii="宋体" w:hAnsi="宋体" w:eastAsia="宋体" w:cs="宋体"/>
          <w:sz w:val="24"/>
        </w:rPr>
        <w:t>首先，特征表征的语义缺失。基于机器学习的方法仍将基因组视为简单的 k-mer 统计向量或一维核苷酸序列。这种浅层表征虽然能捕捉序列组成的统计规律，但在处理高变异性的病毒序列时，难以捕获决定噬菌体吸附与侵染的功能蛋白深层的进化语义与功能模式，导致对新颖噬菌体的泛化能力受限。其次，生物网络建模的同质化局限。虽然图神经网络已被应用于该领域以整合多源信息，但以 CHERRY 为代表的图模型往往采用均一化的消息传递机制。在复杂的噬菌体-宿主生态网络中，噬菌体之间的进化同源关系与噬菌体-宿主之间的感染关系具有本质不同的生物学意义。均一化处理无法区分不同类型生物学关系的贡献度，导致关键的感染信号容易被背景噪声所稀释。</w:t>
      </w:r>
    </w:p>
    <w:p>
      <w:pPr>
        <w:ind w:firstLine="480" w:firstLineChars="200"/>
        <w:rPr>
          <w:rFonts w:hint="eastAsia" w:ascii="宋体" w:hAnsi="宋体" w:eastAsia="宋体" w:cs="宋体"/>
          <w:sz w:val="24"/>
        </w:rPr>
      </w:pPr>
      <w:r>
        <w:rPr>
          <w:rFonts w:hint="eastAsia" w:ascii="宋体" w:hAnsi="宋体" w:eastAsia="宋体" w:cs="宋体"/>
          <w:sz w:val="24"/>
        </w:rPr>
        <w:t xml:space="preserve">针对上述挑战，本研究提出了一种名为 </w:t>
      </w:r>
      <w:r>
        <w:rPr>
          <w:rFonts w:ascii="宋体" w:hAnsi="宋体" w:eastAsia="宋体" w:cs="宋体"/>
          <w:sz w:val="24"/>
        </w:rPr>
        <w:t>RAGAP（A Relation-Aware GATv2 Framework on Heterogeneous Graphs for Interpretable Phage–Host Prediction）的新型深度学习框架。具体而言，我们的</w:t>
      </w:r>
      <w:r>
        <w:rPr>
          <w:rFonts w:hint="eastAsia" w:ascii="宋体" w:hAnsi="宋体" w:eastAsia="宋体" w:cs="宋体"/>
          <w:sz w:val="24"/>
        </w:rPr>
        <w:t>创新性工作</w:t>
      </w:r>
      <w:r>
        <w:rPr>
          <w:rFonts w:ascii="宋体" w:hAnsi="宋体" w:eastAsia="宋体" w:cs="宋体"/>
          <w:sz w:val="24"/>
        </w:rPr>
        <w:t>包括： 首先，我们构建了一个包含噬菌体、宿主、蛋白质及分类学实体的多模态异构图。</w:t>
      </w:r>
      <w:r>
        <w:rPr>
          <w:rFonts w:hint="eastAsia" w:ascii="宋体" w:hAnsi="宋体" w:eastAsia="宋体" w:cs="宋体"/>
          <w:sz w:val="24"/>
        </w:rPr>
        <w:t>利用DNABERT</w:t>
      </w:r>
      <w:r>
        <w:rPr>
          <w:rFonts w:ascii="宋体" w:hAnsi="宋体" w:eastAsia="宋体" w:cs="宋体"/>
          <w:sz w:val="24"/>
        </w:rPr>
        <w:t>对</w:t>
      </w:r>
      <w:r>
        <w:rPr>
          <w:rFonts w:hint="eastAsia" w:ascii="宋体" w:hAnsi="宋体" w:eastAsia="宋体" w:cs="宋体"/>
          <w:sz w:val="24"/>
        </w:rPr>
        <w:t>噬菌体和宿主</w:t>
      </w:r>
      <w:r>
        <w:rPr>
          <w:rFonts w:ascii="宋体" w:hAnsi="宋体" w:eastAsia="宋体" w:cs="宋体"/>
          <w:sz w:val="24"/>
        </w:rPr>
        <w:t>基因组序列进行编码</w:t>
      </w:r>
      <w:r>
        <w:rPr>
          <w:rFonts w:hint="eastAsia" w:ascii="宋体" w:hAnsi="宋体" w:eastAsia="宋体" w:cs="宋体"/>
          <w:sz w:val="24"/>
        </w:rPr>
        <w:t>。</w:t>
      </w:r>
      <w:r>
        <w:rPr>
          <w:rFonts w:ascii="宋体" w:hAnsi="宋体" w:eastAsia="宋体" w:cs="宋体"/>
          <w:sz w:val="24"/>
        </w:rPr>
        <w:t>不同于以往仅关注序列特征的方法，我们引入了 ESM2 蛋白质语言模型来捕获蛋白质的进化与功能语义，并利用 双曲空间（Poincaré ball）嵌入来显式建模分类学的树状层级结构，从而在特征空间中保留了生物实体的系统发育距离。 其次，我们设计了基于 GATv2 的关系感知注意力机制。该机制能够动态学习不同类型边的权重，通过关系自适应门控（Relation-specific Gating）策略，在端到端的训练中自动区分“结构噪声”与“关键语义”，从而更精准地聚合邻域信息。 最后，为了构建更严谨的评估基准</w:t>
      </w:r>
      <w:r>
        <w:rPr>
          <w:rFonts w:hint="eastAsia" w:ascii="宋体" w:hAnsi="宋体" w:eastAsia="宋体" w:cs="宋体"/>
          <w:sz w:val="24"/>
        </w:rPr>
        <w:t>数据集（RefSeq-VHDB）</w:t>
      </w:r>
      <w:r>
        <w:rPr>
          <w:rFonts w:ascii="宋体" w:hAnsi="宋体" w:eastAsia="宋体" w:cs="宋体"/>
          <w:sz w:val="24"/>
        </w:rPr>
        <w:t>，我们摒弃了随机划分，采用了基于 CD-HIT 聚类的严格数据集划分策略（Cluster-based Split），确保测试集与训练集的序列相似度低于 95%。实验结果表明，即使在这一高难度基准下，RAGAP 在种和属水平的预测精度仍显著优于现有的集成模型（iPHoP）</w:t>
      </w:r>
      <w:r>
        <w:rPr>
          <w:rFonts w:hint="eastAsia" w:ascii="宋体" w:hAnsi="宋体" w:eastAsia="宋体" w:cs="宋体"/>
          <w:sz w:val="24"/>
        </w:rPr>
        <w:t>、</w:t>
      </w:r>
      <w:r>
        <w:rPr>
          <w:rFonts w:ascii="宋体" w:hAnsi="宋体" w:eastAsia="宋体" w:cs="宋体"/>
          <w:sz w:val="24"/>
        </w:rPr>
        <w:t>图模型（CHERRY）</w:t>
      </w:r>
      <w:r>
        <w:rPr>
          <w:rFonts w:hint="eastAsia" w:ascii="宋体" w:hAnsi="宋体" w:eastAsia="宋体" w:cs="宋体"/>
          <w:sz w:val="24"/>
        </w:rPr>
        <w:t>、</w:t>
      </w:r>
      <w:r>
        <w:rPr>
          <w:rFonts w:ascii="宋体" w:hAnsi="宋体" w:eastAsia="宋体" w:cs="宋体"/>
          <w:sz w:val="24"/>
        </w:rPr>
        <w:t>卷积神经网络</w:t>
      </w:r>
      <w:r>
        <w:rPr>
          <w:rFonts w:hint="eastAsia" w:ascii="宋体" w:hAnsi="宋体" w:eastAsia="宋体" w:cs="宋体"/>
          <w:sz w:val="24"/>
        </w:rPr>
        <w:t>模型（DeepHost）、免</w:t>
      </w:r>
      <w:r>
        <w:rPr>
          <w:rFonts w:ascii="宋体" w:hAnsi="宋体" w:eastAsia="宋体" w:cs="宋体"/>
          <w:sz w:val="24"/>
        </w:rPr>
        <w:t>对齐（alignment-free）</w:t>
      </w:r>
      <w:r>
        <w:rPr>
          <w:rFonts w:hint="eastAsia" w:ascii="宋体" w:hAnsi="宋体" w:eastAsia="宋体" w:cs="宋体"/>
          <w:sz w:val="24"/>
        </w:rPr>
        <w:t>模型（PHIST）。</w:t>
      </w:r>
    </w:p>
    <w:p>
      <w:pPr>
        <w:rPr>
          <w:sz w:val="30"/>
          <w:szCs w:val="30"/>
        </w:rPr>
      </w:pPr>
      <w:r>
        <w:rPr>
          <w:rFonts w:hint="eastAsia"/>
          <w:sz w:val="30"/>
          <w:szCs w:val="30"/>
        </w:rPr>
        <w:t>相关工作</w:t>
      </w:r>
    </w:p>
    <w:p>
      <w:pPr>
        <w:ind w:firstLine="480" w:firstLineChars="200"/>
        <w:rPr>
          <w:rFonts w:hint="eastAsia" w:ascii="宋体" w:hAnsi="宋体" w:eastAsia="宋体" w:cs="宋体"/>
          <w:sz w:val="24"/>
        </w:rPr>
      </w:pPr>
      <w:r>
        <w:rPr>
          <w:rFonts w:ascii="宋体" w:hAnsi="宋体" w:eastAsia="宋体" w:cs="宋体"/>
          <w:sz w:val="24"/>
        </w:rPr>
        <w:t>由于传统的实验室宿主鉴定方法（如双层平板法）耗时且难以通过培养覆盖绝大多数环境微生物，计算预测方法已成为解析噬菌体-宿主相互作用（PHI）的关键手段。目前的计算</w:t>
      </w:r>
      <w:r>
        <w:rPr>
          <w:rFonts w:hint="eastAsia" w:ascii="宋体" w:hAnsi="宋体" w:eastAsia="宋体" w:cs="宋体"/>
          <w:sz w:val="24"/>
        </w:rPr>
        <w:t>预测</w:t>
      </w:r>
      <w:r>
        <w:rPr>
          <w:rFonts w:ascii="宋体" w:hAnsi="宋体" w:eastAsia="宋体" w:cs="宋体"/>
          <w:sz w:val="24"/>
        </w:rPr>
        <w:t>模型</w:t>
      </w:r>
      <w:r>
        <w:rPr>
          <w:rFonts w:hint="eastAsia" w:ascii="宋体" w:hAnsi="宋体" w:eastAsia="宋体" w:cs="宋体"/>
          <w:sz w:val="24"/>
        </w:rPr>
        <w:t>根据</w:t>
      </w:r>
      <w:r>
        <w:rPr>
          <w:rFonts w:ascii="宋体" w:hAnsi="宋体" w:eastAsia="宋体" w:cs="宋体"/>
          <w:sz w:val="24"/>
        </w:rPr>
        <w:t>其核心技术路线可归纳为以下</w:t>
      </w:r>
      <w:r>
        <w:rPr>
          <w:rFonts w:hint="eastAsia" w:ascii="宋体" w:hAnsi="宋体" w:eastAsia="宋体" w:cs="宋体"/>
          <w:sz w:val="24"/>
        </w:rPr>
        <w:t>三</w:t>
      </w:r>
      <w:r>
        <w:rPr>
          <w:rFonts w:ascii="宋体" w:hAnsi="宋体" w:eastAsia="宋体" w:cs="宋体"/>
          <w:sz w:val="24"/>
        </w:rPr>
        <w:t>类。</w:t>
      </w:r>
    </w:p>
    <w:p>
      <w:pPr>
        <w:ind w:firstLine="480" w:firstLineChars="200"/>
        <w:rPr>
          <w:rFonts w:hint="eastAsia" w:ascii="宋体" w:hAnsi="宋体" w:eastAsia="宋体" w:cs="宋体"/>
          <w:sz w:val="24"/>
        </w:rPr>
      </w:pPr>
      <w:r>
        <w:rPr>
          <w:rFonts w:ascii="宋体" w:hAnsi="宋体" w:eastAsia="宋体" w:cs="宋体"/>
          <w:sz w:val="24"/>
        </w:rPr>
        <w:t>基于同源性比对与直接生物学信号的方法</w:t>
      </w:r>
      <w:r>
        <w:rPr>
          <w:rFonts w:hint="eastAsia" w:ascii="宋体" w:hAnsi="宋体" w:eastAsia="宋体" w:cs="宋体"/>
          <w:sz w:val="24"/>
        </w:rPr>
        <w:t>。</w:t>
      </w:r>
      <w:r>
        <w:rPr>
          <w:rFonts w:ascii="宋体" w:hAnsi="宋体" w:eastAsia="宋体" w:cs="宋体"/>
          <w:sz w:val="24"/>
        </w:rPr>
        <w:t>这一</w:t>
      </w:r>
      <w:r>
        <w:rPr>
          <w:rFonts w:hint="eastAsia" w:ascii="宋体" w:hAnsi="宋体" w:eastAsia="宋体" w:cs="宋体"/>
          <w:sz w:val="24"/>
        </w:rPr>
        <w:t>流派</w:t>
      </w:r>
      <w:r>
        <w:rPr>
          <w:rFonts w:ascii="宋体" w:hAnsi="宋体" w:eastAsia="宋体" w:cs="宋体"/>
          <w:sz w:val="24"/>
        </w:rPr>
        <w:t>被视为该领域的“第一性原理”方法，其核心假设是噬菌体与宿主之间存在共享的进化历史或免疫印记。传统的同源性搜索（如 BLAST）通过识别噬菌体与宿主基因组之间的高度相似区域（如前噬菌体整合位点）来推断宿主。当查询序列与数据库密切相关时，</w:t>
      </w:r>
      <w:r>
        <w:rPr>
          <w:rFonts w:hint="eastAsia" w:ascii="宋体" w:hAnsi="宋体" w:eastAsia="宋体" w:cs="宋体"/>
          <w:sz w:val="24"/>
        </w:rPr>
        <w:t>该方法</w:t>
      </w:r>
      <w:r>
        <w:rPr>
          <w:rFonts w:ascii="宋体" w:hAnsi="宋体" w:eastAsia="宋体" w:cs="宋体"/>
          <w:sz w:val="24"/>
        </w:rPr>
        <w:t>具有很高的准确性</w:t>
      </w:r>
      <w:r>
        <w:rPr>
          <w:rFonts w:hint="eastAsia" w:ascii="宋体" w:hAnsi="宋体" w:eastAsia="宋体" w:cs="宋体"/>
          <w:sz w:val="24"/>
        </w:rPr>
        <w:t xml:space="preserve">。但对于现有数据库中未收录的新型噬菌体或未被培养的宿主，比对方法几乎完全失效。相比于纯序列比对，基于 CRISPR 系统的预测提供了更确凿的生物学证据。由于 CRISPR spacer 是细菌免疫系统捕获的噬菌体 DNA 片段，一些工具例如 CRISPRopenDB </w:t>
      </w:r>
      <w:r>
        <w:fldChar w:fldCharType="begin"/>
      </w:r>
      <w:r>
        <w:instrText xml:space="preserve"> ADDIN ZOTERO_ITEM CSL_CITATION {"citationID":"6ZxEPY5h","properties":{"formattedCitation":"[8]","plainCitation":"[8]","noteIndex":0},"citationItems":[{"id":47,"uris":["http://zotero.org/users/local/zpeSAeyk/items/95MWG85U"],"itemData":{"id":47,"type":"article-journal","container-title":"Nucleic Acids Research","DOI":"10.1093/nar/gkab133","ISSN":"1362-4962","issue":"6","page":"3127–3138","publisher":"Oxford University Press (OUP)","title":"Streamlining CRISPR spacer-based bacterial host predictions to decipher the viral dark matter","volume":"49","author":[{"family":"Dion","given":"Moïra B"},{"family":"Plante","given":"Pier-Luc"},{"family":"Zufferey","given":"Edwige"},{"family":"Shah","given":"Shiraz A"},{"family":"Corbeil","given":"Jacques"},{"family":"Moineau","given":"Sylvain"}],"issued":{"date-parts":[["2021",3]]}}}],"schema":"https://github.com/citation-style-language/schema/raw/master/csl-citation.json"} </w:instrText>
      </w:r>
      <w:r>
        <w:fldChar w:fldCharType="separate"/>
      </w:r>
      <w:r>
        <w:rPr>
          <w:rFonts w:ascii="Calibri" w:hAnsi="Calibri" w:cs="Calibri"/>
          <w:sz w:val="18"/>
        </w:rPr>
        <w:t>[8]</w:t>
      </w:r>
      <w:r>
        <w:fldChar w:fldCharType="end"/>
      </w:r>
      <w:r>
        <w:rPr>
          <w:rFonts w:hint="eastAsia" w:ascii="宋体" w:hAnsi="宋体" w:eastAsia="宋体" w:cs="宋体"/>
          <w:sz w:val="24"/>
        </w:rPr>
        <w:t>和 SpacePHARER</w:t>
      </w:r>
      <w:r>
        <w:fldChar w:fldCharType="begin"/>
      </w:r>
      <w:r>
        <w:instrText xml:space="preserve"> ADDIN ZOTERO_ITEM CSL_CITATION {"citationID":"d8Y62geb","properties":{"formattedCitation":"[9]","plainCitation":"[9]","noteIndex":0},"citationItems":[{"id":54,"uris":["http://zotero.org/users/local/zpeSAeyk/items/965F9HBV"],"itemData":{"id":54,"type":"article-journal","abstract":"SUMMARY: SpacePHARER (CRISPR Spacer Phage-Host Pair Finder) is a sensitive and fast tool for de novo prediction of phage-host relationships via identifying  phage genomes that match CRISPR spacers in genomic or metagenomic data.  SpacePHARER gains sensitivity by comparing spacers and phages at the protein  level, optimizing its scores for matching very short sequences, and combining  evidence from multiple matches, while controlling for false positives. We  demonstrate SpacePHARER by searching a comprehensive spacer list against all  complete phage genomes. AVAILABILITY AND IMPLEMENTATION: SpacePHARER is available  as an open-source (GPLv3), user-friendly command-line software for Linux and  macOS: https://github.com/soedinglab/spacepharer. SUPPLEMENTARY INFORMATION:  Supplementary data are available at Bioinformatics online.","container-title":"Bioinformatics (Oxford, England)","DOI":"10.1093/bioinformatics/btab222","ISSN":"1367-4811 1367-4803","issue":"19","journalAbbreviation":"Bioinformatics","language":"eng","license":"© The Author(s) 2021. Published by Oxford University Press.","page":"3364-3366","PMID":"33792634","PMCID":"PMC8504623","publisher-place":"England","title":"SpacePHARER: sensitive identification of phages from CRISPR spacers in prokaryotic hosts.","volume":"37","author":[{"family":"Zhang","given":"Ruoshi"},{"family":"Mirdita","given":"Milot"},{"family":"Levy Karin","given":"Eli"},{"family":"Norroy","given":"Clovis"},{"family":"Galiez","given":"Clovis"},{"family":"Söding","given":"Johannes"}],"issued":{"date-parts":[["2021",10,11]]}}}],"schema":"https://github.com/citation-style-language/schema/raw/master/csl-citation.json"} </w:instrText>
      </w:r>
      <w:r>
        <w:fldChar w:fldCharType="separate"/>
      </w:r>
      <w:r>
        <w:rPr>
          <w:rFonts w:ascii="Calibri" w:hAnsi="Calibri" w:cs="Calibri"/>
          <w:sz w:val="18"/>
        </w:rPr>
        <w:t>[9]</w:t>
      </w:r>
      <w:r>
        <w:fldChar w:fldCharType="end"/>
      </w:r>
      <w:r>
        <w:rPr>
          <w:rFonts w:hint="eastAsia" w:ascii="宋体" w:hAnsi="宋体" w:eastAsia="宋体" w:cs="宋体"/>
          <w:sz w:val="24"/>
        </w:rPr>
        <w:t>利用这一“免疫记忆”实现了极高特异性的宿主匹配 。但是，不是所有的细菌基因组都包含CRISPR-Cas系统，且即使存在，Spacer的记录数量也是有限的。这意味着对于绝大多数未被CRISPR系统记录的噬菌体，此类方法会产生大量的假阴性。对于只进行裂解周期而不整合到宿主基因组的烈性噬菌体，前噬菌体信号完全缺失，导致这一类具有重要治疗价值的噬菌体难以通过同源整合信号被发现。</w:t>
      </w:r>
    </w:p>
    <w:p>
      <w:pPr>
        <w:ind w:firstLine="480" w:firstLineChars="200"/>
        <w:rPr>
          <w:rFonts w:hint="eastAsia" w:ascii="宋体" w:hAnsi="宋体" w:eastAsia="宋体" w:cs="宋体"/>
          <w:sz w:val="24"/>
        </w:rPr>
      </w:pPr>
      <w:r>
        <w:rPr>
          <w:rFonts w:ascii="宋体" w:hAnsi="宋体" w:eastAsia="宋体" w:cs="宋体"/>
          <w:sz w:val="24"/>
        </w:rPr>
        <w:t>基于基因组特征工程与免对齐</w:t>
      </w:r>
      <w:r>
        <w:rPr>
          <w:rFonts w:hint="eastAsia" w:ascii="宋体" w:hAnsi="宋体" w:eastAsia="宋体" w:cs="宋体"/>
          <w:sz w:val="24"/>
        </w:rPr>
        <w:t>的</w:t>
      </w:r>
      <w:r>
        <w:rPr>
          <w:rFonts w:ascii="宋体" w:hAnsi="宋体" w:eastAsia="宋体" w:cs="宋体"/>
          <w:sz w:val="24"/>
        </w:rPr>
        <w:t>机器学习</w:t>
      </w:r>
      <w:r>
        <w:rPr>
          <w:rFonts w:hint="eastAsia" w:ascii="宋体" w:hAnsi="宋体" w:eastAsia="宋体" w:cs="宋体"/>
          <w:sz w:val="24"/>
        </w:rPr>
        <w:t>方法。为了摆脱对齐方法对高同源性参考序列的依赖，研究者转向了免对齐（Alignment-Free）策略。这一流派的核心假设为：噬菌体为了利用宿主的翻译机制进行高效复制，其基因组特征如密码子使用偏好、寡核苷酸频率（k-mer）会在进化压力下逐渐与宿主趋同</w:t>
      </w:r>
      <w:r>
        <w:fldChar w:fldCharType="begin"/>
      </w:r>
      <w:r>
        <w:instrText xml:space="preserve"> ADDIN ZOTERO_ITEM CSL_CITATION {"citationID":"jQIlIci1","properties":{"formattedCitation":"[10]","plainCitation":"[10]","noteIndex":0},"citationItems":[{"id":37,"uris":["http://zotero.org/users/local/zpeSAeyk/items/ZQVBC53S"],"itemData":{"id":37,"type":"article-journal","DOI":"10.21203/rs.3.rs-49499/v1","publisher":"Springer Science and Business Media LLC","title":"PHISDetector: a tool to detect diverse in silico phage-host interaction signals for virome studies","URL":"http://dx.doi.org/10.21203/rs.3.rs-49499/v1","author":[{"family":"Zhou","given":"Fengxia"},{"family":"Gan","given":"Rui"},{"family":"Zhang","given":"Fan"},{"family":"Ren","given":"Chunyan"},{"family":"Yu","given":"Ling"},{"family":"Si","given":"Yu"},{"family":"Huang","given":"Zhiwei"}],"issued":{"date-parts":[["2020",7]]}}}],"schema":"https://github.com/citation-style-language/schema/raw/master/csl-citation.json"} </w:instrText>
      </w:r>
      <w:r>
        <w:fldChar w:fldCharType="separate"/>
      </w:r>
      <w:r>
        <w:rPr>
          <w:rFonts w:ascii="Calibri" w:hAnsi="Calibri" w:cs="Calibri"/>
          <w:sz w:val="18"/>
        </w:rPr>
        <w:t>[10]</w:t>
      </w:r>
      <w:r>
        <w:fldChar w:fldCharType="end"/>
      </w:r>
      <w:r>
        <w:rPr>
          <w:rFonts w:ascii="宋体" w:hAnsi="宋体" w:eastAsia="宋体" w:cs="宋体"/>
          <w:sz w:val="24"/>
        </w:rPr>
        <w:t>。早期的VirHostMatcher</w:t>
      </w:r>
      <w:r>
        <w:rPr>
          <w:rFonts w:hint="eastAsia" w:ascii="宋体" w:hAnsi="宋体" w:eastAsia="宋体" w:cs="宋体"/>
          <w:sz w:val="24"/>
        </w:rPr>
        <w:t>（VHM）</w:t>
      </w:r>
      <w:r>
        <w:rPr>
          <w:rFonts w:ascii="宋体" w:hAnsi="宋体" w:eastAsia="宋体" w:cs="宋体"/>
          <w:sz w:val="24"/>
        </w:rPr>
        <w:t>利用</w:t>
      </w:r>
      <m:oMath>
        <m:sSubSup>
          <m:sSubSupPr>
            <m:ctrlPr>
              <w:rPr>
                <w:rFonts w:ascii="Cambria Math" w:hAnsi="Cambria Math"/>
              </w:rPr>
            </m:ctrlPr>
          </m:sSubSupPr>
          <m:e>
            <m:r>
              <m:rPr/>
              <w:rPr>
                <w:rFonts w:ascii="Cambria Math" w:hAnsi="Cambria Math"/>
              </w:rPr>
              <m:t>d</m:t>
            </m:r>
            <m:ctrlPr>
              <w:rPr>
                <w:rFonts w:ascii="Cambria Math" w:hAnsi="Cambria Math"/>
              </w:rPr>
            </m:ctrlPr>
          </m:e>
          <m:sub>
            <m:r>
              <m:rPr/>
              <w:rPr>
                <w:rFonts w:ascii="Cambria Math" w:hAnsi="Cambria Math"/>
              </w:rPr>
              <m:t>2</m:t>
            </m:r>
            <m:ctrlPr>
              <w:rPr>
                <w:rFonts w:ascii="Cambria Math" w:hAnsi="Cambria Math"/>
              </w:rPr>
            </m:ctrlPr>
          </m:sub>
          <m:sup>
            <m:r>
              <m:rPr>
                <m:sty m:val="p"/>
              </m:rPr>
              <w:rPr>
                <w:rFonts w:ascii="Cambria Math" w:hAnsi="Cambria Math"/>
              </w:rPr>
              <m:t>∗</m:t>
            </m:r>
            <m:ctrlPr>
              <w:rPr>
                <w:rFonts w:ascii="Cambria Math" w:hAnsi="Cambria Math"/>
              </w:rPr>
            </m:ctrlPr>
          </m:sup>
        </m:sSubSup>
      </m:oMath>
      <w:r>
        <w:rPr>
          <w:rFonts w:ascii="宋体" w:hAnsi="宋体" w:eastAsia="宋体" w:cs="宋体"/>
          <w:sz w:val="24"/>
        </w:rPr>
        <w:t>距离度量计算噬菌体与宿主k-mer频率的相似性</w:t>
      </w:r>
      <w:r>
        <w:fldChar w:fldCharType="begin"/>
      </w:r>
      <w:r>
        <w:instrText xml:space="preserve"> ADDIN ZOTERO_ITEM CSL_CITATION {"citationID":"q94WOmQs","properties":{"formattedCitation":"[11]","plainCitation":"[11]","noteIndex":0},"citationItems":[{"id":55,"uris":["http://zotero.org/users/local/zpeSAeyk/items/PLYA8H8T"],"itemData":{"id":55,"type":"article-journal","abstract":"Viruses and their host genomes often share similar oligonucleotide frequency (ONF) patterns, which can be used to predict the host of a given virus by finding the host with the greatest ONF similarity. We comprehensively compared 11 ONF metrics using several k-mer lengths for predicting host taxonomy from among </w:instrText>
      </w:r>
      <w:r>
        <w:rPr>
          <w:rFonts w:ascii="Cambria Math" w:hAnsi="Cambria Math" w:cs="Cambria Math"/>
        </w:rPr>
        <w:instrText xml:space="preserve">∼</w:instrText>
      </w:r>
      <w:r>
        <w:instrText xml:space="preserve">32 000 prokaryotic genomes for 1427 virus isolate genomes whose true hosts are known. The background-subtracting measure \\d_2^*\\ at k = 6 gave the highest host prediction accuracy (33%, genus level) with reasonable computational times. Requiring a maximum dissimilarity score for making predictions (thresholding) and taking the consensus of the 30 most similar hosts further improved accuracy. Using a previous dataset of 820 bacteriophage and 2699 bacterial genomes, \\d_2^*\\ host prediction accuracies with thresholding and consensus methods (genus-level: 64%) exceeded previous Euclidian distance ONF (32%) or homology-based (22-62%) methods. When applied to metagenomically-assembled marine SUP05 viruses and the human gut virus crAssphage, \\d_2^*\\-based predictions overlapped (i.e. some same, some different) with the previously inferred hosts of these viruses. The extent of overlap improved when only using host genomes or metagenomic contigs from the same habitat or samples as the query viruses. The \\d_2^*\\ ONF method will greatly improve the characterization of novel, metagenomic viruses.","container-title":"Nucleic Acids Research","DOI":"10.1093/nar/gkw1002","ISSN":"0305-1048","issue":"1","note":"_eprint: https://academic.oup.com/nar/article-pdf/45/1/39/29193437/gkw1002.pdf","page":"39-53","title":"Alignment-free \\d_2^*\\ oligonucleotide frequency dissimilarity measure improves prediction of hosts from metagenomically-derived viral sequences","volume":"45","author":[{"family":"Ahlgren","given":"Nathan A"},{"family":"Ren","given":"Jie"},{"family":"Lu","given":"Yang Young"},{"family":"Fuhrman","given":"Jed A"},{"family":"Sun","given":"Fengzhu"}],"issued":{"date-parts":[["2016",11]]}}}],"schema":"https://github.com/citation-style-language/schema/raw/master/csl-citation.json"} </w:instrText>
      </w:r>
      <w:r>
        <w:fldChar w:fldCharType="separate"/>
      </w:r>
      <w:r>
        <w:rPr>
          <w:rFonts w:ascii="Calibri" w:hAnsi="Calibri" w:cs="Calibri"/>
          <w:sz w:val="18"/>
        </w:rPr>
        <w:t>[11]</w:t>
      </w:r>
      <w:r>
        <w:fldChar w:fldCharType="end"/>
      </w:r>
      <w:r>
        <w:rPr>
          <w:rFonts w:ascii="宋体" w:hAnsi="宋体" w:eastAsia="宋体" w:cs="宋体"/>
          <w:sz w:val="24"/>
        </w:rPr>
        <w:t>。虽然在长基因组上表现尚可，但在处理宏基因组常见的短片段（Contigs）时，由于统计波动，其性能显著下降。针对这一痛点，WIsH引入了马尔可夫模型框架</w:t>
      </w:r>
      <w:r>
        <w:fldChar w:fldCharType="begin"/>
      </w:r>
      <w:r>
        <w:instrText xml:space="preserve"> ADDIN ZOTERO_ITEM CSL_CITATION {"citationID":"TNaPIbPA","properties":{"formattedCitation":"[12]","plainCitation":"[12]","noteIndex":0},"citationItems":[{"id":52,"uris":["http://zotero.org/users/local/zpeSAeyk/items/3TXJF92G"],"itemData":{"id":52,"type":"article-journal","container-title":"Bioinformatics","DOI":"10.1093/bioinformatics/btx383","ISSN":"1367-4811","issue":"19","page":"3113–3114","publisher":"Oxford University Press (OUP)","title":"WIsH: who is the host? Predicting prokaryotic hosts from metagenomic phage contigs","volume":"33","author":[{"family":"Galiez","given":"Clovis"},{"family":"Siebert","given":"Matthias"},{"family":"Enault","given":"François"},{"family":"Vincent","given":"Jonathan"},{"family":"Söding","given":"Johannes"}],"editor":[{"family":"Birol","given":"Inanc"}],"issued":{"date-parts":[["2017",7]]}}}],"schema":"https://github.com/citation-style-language/schema/raw/master/csl-citation.json"} </w:instrText>
      </w:r>
      <w:r>
        <w:fldChar w:fldCharType="separate"/>
      </w:r>
      <w:r>
        <w:rPr>
          <w:rFonts w:ascii="Calibri" w:hAnsi="Calibri" w:cs="Calibri"/>
          <w:sz w:val="18"/>
        </w:rPr>
        <w:t>[12]</w:t>
      </w:r>
      <w:r>
        <w:fldChar w:fldCharType="end"/>
      </w:r>
      <w:r>
        <w:rPr>
          <w:rFonts w:ascii="宋体" w:hAnsi="宋体" w:eastAsia="宋体" w:cs="宋体"/>
          <w:sz w:val="24"/>
        </w:rPr>
        <w:t>。它不再简单计算距离，而是为每个潜在宿主细菌构建一个高阶马尔可夫链，计算噬菌体序列在这些模型下的似然值。类似地，PHP引入了高斯混合模型</w:t>
      </w:r>
      <w:r>
        <w:fldChar w:fldCharType="begin"/>
      </w:r>
      <w:r>
        <w:instrText xml:space="preserve"> ADDIN ZOTERO_ITEM CSL_CITATION {"citationID":"S1G37iQR","properties":{"formattedCitation":"[13]","plainCitation":"[13]","noteIndex":0},"citationItems":[{"id":43,"uris":["http://zotero.org/users/local/zpeSAeyk/items/BAISSCIC"],"itemData":{"id":43,"type":"article-journal","DOI":"10.1101/2020.12.02.408310","publisher":"openRxiv","title":"Prokaryotic virus Host Predictor: a Gaussian model for host prediction of prokaryotic viruses in metagenomics","URL":"http://dx.doi.org/10.1101/2020.12.02.408310","author":[{"family":"Lu","given":"Congyu"},{"family":"Zhang","given":"Zheng"},{"family":"Cai","given":"Zena"},{"family":"Zhu","given":"Zhaozhong"},{"family":"Qiu","given":"Ye"},{"family":"Wu","given":"Aiping"},{"family":"Jiang","given":"Taijiao"},{"family":"Zheng","given":"Heping"},{"family":"Peng","given":"Yousong"}],"issued":{"date-parts":[["2020",12]]}}}],"schema":"https://github.com/citation-style-language/schema/raw/master/csl-citation.json"} </w:instrText>
      </w:r>
      <w:r>
        <w:fldChar w:fldCharType="separate"/>
      </w:r>
      <w:r>
        <w:rPr>
          <w:rFonts w:ascii="Calibri" w:hAnsi="Calibri" w:cs="Calibri"/>
          <w:sz w:val="18"/>
        </w:rPr>
        <w:t>[13]</w:t>
      </w:r>
      <w:r>
        <w:fldChar w:fldCharType="end"/>
      </w:r>
      <w:r>
        <w:rPr>
          <w:rFonts w:hint="eastAsia" w:ascii="宋体" w:hAnsi="宋体" w:eastAsia="宋体" w:cs="宋体"/>
          <w:sz w:val="24"/>
        </w:rPr>
        <w:t>，假设k-mer频率服从高斯分布，从而在统计上更精细地建模了序列特征的分布差异</w:t>
      </w:r>
      <w:r>
        <w:rPr>
          <w:rFonts w:ascii="宋体" w:hAnsi="宋体" w:eastAsia="宋体" w:cs="宋体"/>
          <w:sz w:val="24"/>
        </w:rPr>
        <w:t>。iPHoP</w:t>
      </w:r>
      <w:r>
        <w:rPr>
          <w:rFonts w:hint="eastAsia" w:ascii="宋体" w:hAnsi="宋体" w:eastAsia="宋体" w:cs="宋体"/>
          <w:sz w:val="24"/>
        </w:rPr>
        <w:t>则</w:t>
      </w:r>
      <w:r>
        <w:rPr>
          <w:rFonts w:ascii="宋体" w:hAnsi="宋体" w:eastAsia="宋体" w:cs="宋体"/>
          <w:sz w:val="24"/>
        </w:rPr>
        <w:t>整合了BLAST、CRISPR、VHM、WIsH和PHP五种方法并使用RF模型进行噬菌体宿主识别</w:t>
      </w:r>
      <w:r>
        <w:fldChar w:fldCharType="begin"/>
      </w:r>
      <w:r>
        <w:instrText xml:space="preserve"> ADDIN ZOTERO_ITEM CSL_CITATION {"citationID":"CDP9zRTu","properties":{"formattedCitation":"[14]","plainCitation":"[14]","noteIndex":0},"citationItems":[{"id":56,"uris":["http://zotero.org/users/local/zpeSAeyk/items/AIBIP2XU"],"itemData":{"id":56,"type":"article-journal","abstract":"The extraordinary diversity of viruses infecting bacteria and archaea is now primarily studied through metagenomics. While metagenomes enable high-throughput  exploration of the viral sequence space, metagenome-derived sequences lack key  information compared to isolated viruses, in particular host association.  Different computational approaches are available to predict the host(s) of  uncultivated viruses based on their genome sequences, but thus far individual  approaches are limited either in precision or in recall, i.e., for a number of  viruses they yield erroneous predictions or no prediction at all. Here, we  describe iPHoP, a two-step framework that integrates multiple methods to reliably  predict host taxonomy at the genus rank for a broad range of viruses infecting  bacteria and archaea, while retaining a low false discovery rate. Based on a  large dataset of metagenome-derived virus genomes from the IMG/VR database, we  illustrate how iPHoP can provide extensive host prediction and guide further  characterization of uncultivated viruses.","container-title":"PLoS biology","DOI":"10.1371/journal.pbio.3002083","ISSN":"1545-7885 1544-9173","issue":"4","journalAbbreviation":"PLoS Biol","language":"eng","license":"Copyright: © 2023 Roux et al. This is an open access article distributed under the terms of the Creative Commons Attribution License, which permits unrestricted  use, distribution, and reproduction in any medium, provided the original author  and source are credited.","page":"e3002083","PMID":"37083735","PMCID":"PMC10155999","publisher-place":"United States","title":"iPHoP: An integrated machine learning framework to maximize host prediction for metagenome-derived viruses of archaea and bacteria.","volume":"21","author":[{"family":"Roux","given":"Simon"},{"family":"Camargo","given":"Antonio Pedro"},{"family":"Coutinho","given":"Felipe H."},{"family":"Dabdoub","given":"Shareef M."},{"family":"Dutilh","given":"Bas E."},{"family":"Nayfach","given":"Stephen"},{"family":"Tritt","given":"Andrew"}],"issued":{"date-parts":[["2023",4]]}}}],"schema":"https://github.com/citation-style-language/schema/raw/master/csl-citation.json"} </w:instrText>
      </w:r>
      <w:r>
        <w:fldChar w:fldCharType="separate"/>
      </w:r>
      <w:r>
        <w:rPr>
          <w:rFonts w:ascii="Calibri" w:hAnsi="Calibri" w:cs="Calibri"/>
          <w:sz w:val="18"/>
        </w:rPr>
        <w:t>[14]</w:t>
      </w:r>
      <w:r>
        <w:fldChar w:fldCharType="end"/>
      </w:r>
      <w:r>
        <w:rPr>
          <w:rFonts w:hint="eastAsia" w:ascii="宋体" w:hAnsi="宋体" w:eastAsia="宋体" w:cs="宋体"/>
          <w:sz w:val="24"/>
        </w:rPr>
        <w:t>。</w:t>
      </w:r>
      <w:r>
        <w:rPr>
          <w:rFonts w:ascii="宋体" w:hAnsi="宋体" w:eastAsia="宋体" w:cs="宋体"/>
          <w:sz w:val="24"/>
        </w:rPr>
        <w:t>随着机器学习技术的发展，单一的k-mer特征逐渐被多模态特征工程所取代，随机森林和决策树等算法被广泛应用。</w:t>
      </w:r>
      <w:r>
        <w:rPr>
          <w:rFonts w:hint="eastAsia" w:ascii="宋体" w:hAnsi="宋体" w:eastAsia="宋体" w:cs="宋体"/>
          <w:sz w:val="24"/>
        </w:rPr>
        <w:t>例如RaFAH不再局限于核苷酸层面的统计，而是构建了基于蛋白质簇的特征向量</w:t>
      </w:r>
      <w:r>
        <w:fldChar w:fldCharType="begin"/>
      </w:r>
      <w:r>
        <w:instrText xml:space="preserve"> ADDIN ZOTERO_ITEM CSL_CITATION {"citationID":"H3WZGHmc","properties":{"formattedCitation":"[15]","plainCitation":"[15]","noteIndex":0},"citationItems":[{"id":57,"uris":["http://zotero.org/users/local/zpeSAeyk/items/TLTJ8B89"],"itemData":{"id":57,"type":"article-journal","abstract":"Summary Culture-independent approaches have recently shed light on the genomic diversity of viruses of prokaryotes. One fundamental question when trying to understand their ecological roles is: which host do they infect? To tackle this issue we developed a machine-learning approach named Random Forest Assignment of Hosts (RaFAH), that uses scores to 43,644 protein clusters to assign hosts to complete or fragmented genomes of viruses of Archaea and Bacteria. RaFAH displayed performance comparable with that of other methods for virus-host prediction in three different benchmarks encompassing viruses from RefSeq, single amplified genomes, and metagenomes. RaFAH was applied to assembled metagenomic datasets of uncultured viruses from eight different biomes of medical, biotechnological, and environmental relevance. Our analyses led to the identification of 537 sequences of archaeal viruses representing unknown lineages, whose genomes encode novel auxiliary metabolic genes, shedding light on how these viruses interfere with the host molecular machinery. RaFAH is available at https://sourceforge.net/projects/rafah/.","container-title":"Patterns","DOI":"https://doi.org/10.1016/j.patter.2021.100274","ISSN":"2666-3899","issue":"7","page":"100274","title":"RaFAH: Host prediction for viruses of Bacteria and Archaea based on protein content","volume":"2","author":[{"family":"Coutinho","given":"Felipe Hernandes"},{"family":"Zaragoza-Solas","given":"Asier"},{"family":"López-Pérez","given":"Mario"},{"family":"Barylski","given":"Jakub"},{"family":"Zielezinski","given":"Andrzej"},{"family":"Dutilh","given":"Bas E."},{"family":"Edwards","given":"Robert"},{"family":"Rodriguez-Valera","given":"Francisco"}],"issued":{"date-parts":[["2021"]]}}}],"schema":"https://github.com/citation-style-language/schema/raw/master/csl-citation.json"} </w:instrText>
      </w:r>
      <w:r>
        <w:fldChar w:fldCharType="separate"/>
      </w:r>
      <w:r>
        <w:rPr>
          <w:rFonts w:ascii="Calibri" w:hAnsi="Calibri" w:cs="Calibri"/>
          <w:sz w:val="18"/>
        </w:rPr>
        <w:t>[15]</w:t>
      </w:r>
      <w:r>
        <w:fldChar w:fldCharType="end"/>
      </w:r>
      <w:r>
        <w:rPr>
          <w:rFonts w:hint="eastAsia" w:ascii="宋体" w:hAnsi="宋体" w:eastAsia="宋体" w:cs="宋体"/>
          <w:sz w:val="24"/>
        </w:rPr>
        <w:t>。它通过识别噬菌体基因组中特定的蛋白组合（例如尾部蛋白），利用随机森林分类器进行预测</w:t>
      </w:r>
      <w:r>
        <w:rPr>
          <w:rFonts w:ascii="宋体" w:hAnsi="宋体" w:eastAsia="宋体" w:cs="宋体"/>
          <w:sz w:val="24"/>
        </w:rPr>
        <w:t>。PHERI采取了类似的策略，利用TRIBE-MCL对噬菌体蛋白进行聚类，并结合二叉决策树进行多分类预测</w:t>
      </w:r>
      <w:r>
        <w:fldChar w:fldCharType="begin"/>
      </w:r>
      <w:r>
        <w:instrText xml:space="preserve"> ADDIN ZOTERO_ITEM CSL_CITATION {"citationID":"PiHM2lDu","properties":{"formattedCitation":"[16]","plainCitation":"[16]","noteIndex":0},"citationItems":[{"id":58,"uris":["http://zotero.org/users/local/zpeSAeyk/items/UZKZGMY7"],"itemData":{"id":58,"type":"article-journal","abstract":"Antibiotic resistance is becoming a common problem in medicine, food, and industry, with multidrug-resistant bacterial strains occurring in all regions. One of the possible future solutions is the use of bacteriophages. Phages are the most abundant form of life in the biosphere, so we can highly likely purify a specific phage against each target bacterium. The identification and consistent characterization of individual phages was a common form of phage work and included determining bacteriophages’ host-specificity. With the advent of new modern sequencing methods, there was a problem with the detailed characterization of phages in the environment identified by metagenome analysis. The solution to this problem may be to use a bioinformatic approach in the form of prediction software capable of determining a bacterial host based on the phage whole-genome sequence. The result of our research is the machine learning algorithm-based tool called PHERI. PHERI predicts the suitable bacterial host genus for the purification of individual viruses from different samples. In addition, it can identify and highlight protein sequences that are important for host selection.","container-title":"Microorganisms","DOI":"10.3390/microorganisms11061398","ISSN":"2076-2607","issue":"6","title":"PHERI—Phage Host ExploRation Pipeline","URL":"https://www.mdpi.com/2076-2607/11/6/1398","volume":"11","author":[{"family":"Baláž","given":"Andrej"},{"family":"Kajsik","given":"Michal"},{"family":"Budiš","given":"Jaroslav"},{"family":"Szemes","given":"Tomáš"},{"family":"Turňa","given":"Ján"}],"issued":{"date-parts":[["2023"]]}}}],"schema":"https://github.com/citation-style-language/schema/raw/master/csl-citation.json"} </w:instrText>
      </w:r>
      <w:r>
        <w:fldChar w:fldCharType="separate"/>
      </w:r>
      <w:r>
        <w:rPr>
          <w:rFonts w:ascii="Calibri" w:hAnsi="Calibri" w:cs="Calibri"/>
          <w:sz w:val="18"/>
        </w:rPr>
        <w:t>[16]</w:t>
      </w:r>
      <w:r>
        <w:fldChar w:fldCharType="end"/>
      </w:r>
      <w:r>
        <w:rPr>
          <w:rFonts w:ascii="宋体" w:hAnsi="宋体" w:eastAsia="宋体" w:cs="宋体"/>
          <w:sz w:val="24"/>
        </w:rPr>
        <w:t>。免对齐方法通过捕捉基因组的全局统计特征，成功将预测范围扩展到了无同源序列</w:t>
      </w:r>
      <w:r>
        <w:rPr>
          <w:rFonts w:hint="eastAsia" w:ascii="宋体" w:hAnsi="宋体" w:eastAsia="宋体" w:cs="宋体"/>
          <w:sz w:val="24"/>
        </w:rPr>
        <w:t>。然而，无论是k-mer还是蛋白簇，这些特征都将生物大分子视为一维字符串或标签，忽略了蛋白质的三维结构信息，限制了模型在远缘同源序列上的泛化能力</w:t>
      </w:r>
      <w:r>
        <w:rPr>
          <w:rFonts w:ascii="宋体" w:hAnsi="宋体" w:eastAsia="宋体" w:cs="宋体"/>
          <w:sz w:val="24"/>
        </w:rPr>
        <w:t>。</w:t>
      </w:r>
    </w:p>
    <w:p>
      <w:pPr>
        <w:ind w:firstLine="480" w:firstLineChars="200"/>
        <w:rPr>
          <w:rFonts w:hint="eastAsia" w:ascii="宋体" w:hAnsi="宋体" w:eastAsia="宋体" w:cs="宋体"/>
          <w:sz w:val="24"/>
        </w:rPr>
      </w:pPr>
      <w:r>
        <w:rPr>
          <w:rFonts w:ascii="宋体" w:hAnsi="宋体" w:eastAsia="宋体" w:cs="宋体"/>
          <w:sz w:val="24"/>
        </w:rPr>
        <w:t>基于图表征学习与</w:t>
      </w:r>
      <w:r>
        <w:rPr>
          <w:rFonts w:hint="eastAsia" w:ascii="宋体" w:hAnsi="宋体" w:eastAsia="宋体" w:cs="宋体"/>
          <w:sz w:val="24"/>
        </w:rPr>
        <w:t>蛋白质</w:t>
      </w:r>
      <w:r>
        <w:rPr>
          <w:rFonts w:ascii="宋体" w:hAnsi="宋体" w:eastAsia="宋体" w:cs="宋体"/>
          <w:sz w:val="24"/>
        </w:rPr>
        <w:t>语言模型的</w:t>
      </w:r>
      <w:r>
        <w:rPr>
          <w:rFonts w:hint="eastAsia" w:ascii="宋体" w:hAnsi="宋体" w:eastAsia="宋体" w:cs="宋体"/>
          <w:sz w:val="24"/>
        </w:rPr>
        <w:t>深度学习方法。早期的深度学习方法，如DeepHost</w:t>
      </w:r>
      <w:r>
        <w:fldChar w:fldCharType="begin"/>
      </w:r>
      <w:r>
        <w:instrText xml:space="preserve"> ADDIN ZOTERO_ITEM CSL_CITATION {"citationID":"uDni0PFD","properties":{"formattedCitation":"[17]","plainCitation":"[17]","noteIndex":0},"citationItems":[{"id":19,"uris":["http://zotero.org/users/local/zpeSAeyk/items/PUVM4934"],"itemData":{"id":19,"type":"article-journal","container-title":"Briefings in Bioinformatics","DOI":"10.1093/bib/bbab385","ISSN":"1477-4054","issue":"1","publisher":"Oxford University Press (OUP)","title":"DeepHost: phage host prediction with convolutional neural network","URL":"http://dx.doi.org/10.1093/bib/bbab385","volume":"23","author":[{"family":"Ruohan","given":"Wang"},{"family":"Xianglilan","given":"Zhang"},{"family":"Jianping","given":"Wang"},{"family":"Shuai Cheng","given":"L I"}],"issued":{"date-parts":[["2021",9]]}}}],"schema":"https://github.com/citation-style-language/schema/raw/master/csl-citation.json"} </w:instrText>
      </w:r>
      <w:r>
        <w:fldChar w:fldCharType="separate"/>
      </w:r>
      <w:r>
        <w:rPr>
          <w:rFonts w:ascii="Calibri" w:hAnsi="Calibri" w:cs="Calibri"/>
          <w:sz w:val="18"/>
        </w:rPr>
        <w:t>[17]</w:t>
      </w:r>
      <w:r>
        <w:fldChar w:fldCharType="end"/>
      </w:r>
      <w:r>
        <w:rPr>
          <w:rFonts w:hint="eastAsia" w:ascii="宋体" w:hAnsi="宋体" w:eastAsia="宋体" w:cs="宋体"/>
          <w:sz w:val="24"/>
        </w:rPr>
        <w:t>，引入了卷积神经网络（CNN）的基因组编码技术来预测PHI，类似地</w:t>
      </w:r>
      <w:r>
        <w:rPr>
          <w:rFonts w:ascii="宋体" w:hAnsi="宋体" w:eastAsia="宋体" w:cs="宋体"/>
          <w:sz w:val="24"/>
        </w:rPr>
        <w:t>，PHIAF利用生成对抗网络（GAN）进行数据增强</w:t>
      </w:r>
      <w:r>
        <w:fldChar w:fldCharType="begin"/>
      </w:r>
      <w:r>
        <w:instrText xml:space="preserve"> ADDIN ZOTERO_ITEM CSL_CITATION {"citationID":"eNXGKzDX","properties":{"formattedCitation":"[18]","plainCitation":"[18]","noteIndex":0},"citationItems":[{"id":59,"uris":["http://zotero.org/users/local/zpeSAeyk/items/4WG3MAXT"],"itemData":{"id":59,"type":"article-journal","abstract":"Phage therapy has become one of the most promising alternatives to antibiotics in the treatment of bacterial diseases, and identifying phage-host interactions (PHIs) helps to understand the possible mechanism through which a phage infects bacteria to guide the development of phage therapy. Compared with wet experiments, computational methods of identifying PHIs can reduce costs and save time and are more effective and economic. In this paper, we propose a PHI prediction method with a generative adversarial network (GAN)-based data augmentation and sequence-based feature fusion (PHIAF). First, PHIAF applies a GAN-based data augmentation module, which generates pseudo PHIs to alleviate the data scarcity. Second, PHIAF fuses the features originated from DNA and protein sequences for better performance. Third, PHIAF utilizes an attention mechanism to consider different contributions of DNA/protein sequence-derived features, which also provides interpretability of the prediction model. In computational experiments, PHIAF outperforms other state-of-the-art PHI prediction methods when evaluated via 5-fold cross-validation (AUC and AUPR are 0.88 and 0.86, respectively). An ablation study shows that data augmentation, feature fusion and an attention mechanism are all beneficial to improve the prediction performance of PHIAF. Additionally, four new PHIs with the highest PHIAF score in the case study were verified by recent literature. In conclusion, PHIAF is a promising tool to accelerate the exploration of phage therapy.","container-title":"Briefings in Bioinformatics","DOI":"10.1093/bib/bbab348","ISSN":"1477-4054","issue":"1","note":"_eprint: https://academic.oup.com/bib/article-pdf/23/1/bbab348/42229736/bbab348.pdf","page":"bbab348","title":"PHIAF: prediction of phage-host interactions with GAN-based data augmentation and sequence-based feature fusion","volume":"23","author":[{"family":"Li","given":"Menglu"},{"family":"Zhang","given":"Wen"}],"issued":{"date-parts":[["2021",9]]}}}],"schema":"https://github.com/citation-style-language/schema/raw/master/csl-citation.json"} </w:instrText>
      </w:r>
      <w:r>
        <w:fldChar w:fldCharType="separate"/>
      </w:r>
      <w:r>
        <w:rPr>
          <w:rFonts w:ascii="Calibri" w:hAnsi="Calibri" w:cs="Calibri"/>
          <w:sz w:val="18"/>
        </w:rPr>
        <w:t>[18]</w:t>
      </w:r>
      <w:r>
        <w:fldChar w:fldCharType="end"/>
      </w:r>
      <w:r>
        <w:rPr>
          <w:rFonts w:ascii="宋体" w:hAnsi="宋体" w:eastAsia="宋体" w:cs="宋体"/>
          <w:sz w:val="24"/>
        </w:rPr>
        <w:t>，通过将融合的DNA和蛋白质特征输入CNN模型</w:t>
      </w:r>
      <w:r>
        <w:rPr>
          <w:rFonts w:hint="eastAsia" w:ascii="宋体" w:hAnsi="宋体" w:eastAsia="宋体" w:cs="宋体"/>
          <w:sz w:val="24"/>
        </w:rPr>
        <w:t>进行建模。CHERRY</w:t>
      </w:r>
      <w:r>
        <w:fldChar w:fldCharType="begin"/>
      </w:r>
      <w:r>
        <w:instrText xml:space="preserve"> ADDIN ZOTERO_ITEM CSL_CITATION {"citationID":"XdFbzOSU","properties":{"formattedCitation":"[19]","plainCitation":"[19]","noteIndex":0},"citationItems":[{"id":60,"uris":["http://zotero.org/users/local/zpeSAeyk/items/NVVCKF2S"],"itemData":{"id":60,"type":"article-journal","abstract":"Prokaryotic viruses, which infect bacteria and archaea, are key players in microbial communities. Predicting the hosts of prokaryotic viruses helps decipher  the dynamic relationship between microbes. Experimental methods for host  prediction cannot keep pace with the fast accumulation of sequenced phages. Thus,  there is a need for computational host prediction. Despite some promising  results, computational host prediction remains a challenge because of the limited  known interactions and the sheer amount of sequenced phages by high-throughput  sequencing technologies. The state-of-the-art methods can only achieve 43%  accuracy at the species level. In this work, we formulate host prediction as link  prediction in a knowledge graph that integrates multiple protein and DNA-based  sequence features. Our implementation named CHERRY can be applied to predict  hosts for newly discovered viruses and to identify viruses infecting targeted  bacteria. We demonstrated the utility of CHERRY for both applications and  compared its performance with 11 popular host prediction methods. To our best  knowledge, CHERRY has the highest accuracy in identifying virus-prokaryote  interactions. It outperforms all the existing methods at the species level with  an accuracy increase of 37%. In addition, CHERRY's performance on short contigs  is more stable than other tools.","container-title":"Briefings in bioinformatics","DOI":"10.1093/bib/bbac182","ISSN":"1477-4054 1467-5463","issue":"5","journalAbbreviation":"Brief Bioinform","language":"eng","license":"© The Author(s) 2022. Published by Oxford University Press.","PMID":"35595715","PMCID":"PMC9487644","publisher-place":"England","title":"CHERRY: a Computational metHod for accuratE pRediction of virus-pRokarYotic interactions using a graph encoder-decoder model.","volume":"23","author":[{"family":"Shang","given":"Jiayu"},{"family":"Sun","given":"Yanni"}],"issued":{"date-parts":[["2022",9,20]]}}}],"schema":"https://github.com/citation-style-language/schema/raw/master/csl-citation.json"} </w:instrText>
      </w:r>
      <w:r>
        <w:fldChar w:fldCharType="separate"/>
      </w:r>
      <w:r>
        <w:rPr>
          <w:rFonts w:ascii="Calibri" w:hAnsi="Calibri" w:cs="Calibri"/>
          <w:sz w:val="18"/>
        </w:rPr>
        <w:t>[19]</w:t>
      </w:r>
      <w:r>
        <w:fldChar w:fldCharType="end"/>
      </w:r>
      <w:r>
        <w:rPr>
          <w:rFonts w:hint="eastAsia" w:ascii="宋体" w:hAnsi="宋体" w:eastAsia="宋体" w:cs="宋体"/>
          <w:sz w:val="24"/>
        </w:rPr>
        <w:t>构建了一个包含噬菌体-噬菌体（蛋白共享）和噬菌体-宿主（CRISPR/序列匹配）的异构知识图谱，并利用图卷积编码器通过邻居节点传播信息，从而在没有直接同源信号的情况下实现预测 。</w:t>
      </w:r>
      <w:r>
        <w:rPr>
          <w:rFonts w:ascii="宋体" w:hAnsi="宋体" w:eastAsia="宋体" w:cs="宋体"/>
          <w:sz w:val="24"/>
        </w:rPr>
        <w:t>PHPGAT</w:t>
      </w:r>
      <w:r>
        <w:fldChar w:fldCharType="begin"/>
      </w:r>
      <w:r>
        <w:instrText xml:space="preserve"> ADDIN ZOTERO_ITEM CSL_CITATION {"citationID":"2nUwB2YB","properties":{"formattedCitation":"[20]","plainCitation":"[20]","noteIndex":0},"citationItems":[{"id":38,"uris":["http://zotero.org/users/local/zpeSAeyk/items/HTEQ5GQ4"],"itemData":{"id":38,"type":"article-journal","container-title":"Briefings in Bioinformatics","DOI":"10.1093/bib/bbaf017","ISSN":"1477-4054","issue":"1","publisher":"Oxford University Press (OUP)","title":"PHPGAT: predicting phage hosts based on multimodal heterogeneous knowledge graph with graph attention network","URL":"http://dx.doi.org/10.1093/bib/bbaf017","volume":"26","author":[{"family":"Liu","given":"Fu"},{"family":"Zhao","given":"Zhimiao"},{"family":"Liu","given":"Yun"}],"issued":{"date-parts":[["2024",11]]}}}],"schema":"https://github.com/citation-style-language/schema/raw/master/csl-citation.json"} </w:instrText>
      </w:r>
      <w:r>
        <w:fldChar w:fldCharType="separate"/>
      </w:r>
      <w:r>
        <w:rPr>
          <w:rFonts w:ascii="Calibri" w:hAnsi="Calibri" w:cs="Calibri"/>
          <w:sz w:val="18"/>
        </w:rPr>
        <w:t>[20]</w:t>
      </w:r>
      <w:r>
        <w:fldChar w:fldCharType="end"/>
      </w:r>
      <w:r>
        <w:rPr>
          <w:rFonts w:ascii="宋体" w:hAnsi="宋体" w:eastAsia="宋体" w:cs="宋体"/>
          <w:sz w:val="24"/>
        </w:rPr>
        <w:t xml:space="preserve"> 在这一基础上进行了改进，构建了更全面的知识图谱，整合了RBP和16SrRNA等额外特性，</w:t>
      </w:r>
      <w:r>
        <w:rPr>
          <w:rFonts w:hint="eastAsia" w:ascii="宋体" w:hAnsi="宋体" w:eastAsia="宋体" w:cs="宋体"/>
          <w:sz w:val="24"/>
        </w:rPr>
        <w:t>并</w:t>
      </w:r>
      <w:r>
        <w:rPr>
          <w:rFonts w:ascii="宋体" w:hAnsi="宋体" w:eastAsia="宋体" w:cs="宋体"/>
          <w:sz w:val="24"/>
        </w:rPr>
        <w:t>采用图注意力网络（GATv2）来动态分配邻居节点的权重，提取上下文感知嵌入。DSPHI</w:t>
      </w:r>
      <w:r>
        <w:fldChar w:fldCharType="begin"/>
      </w:r>
      <w:r>
        <w:instrText xml:space="preserve"> ADDIN ZOTERO_ITEM CSL_CITATION {"citationID":"ndFyvKkP","properties":{"formattedCitation":"[21]","plainCitation":"[21]","noteIndex":0},"citationItems":[{"id":61,"uris":["http://zotero.org/users/local/zpeSAeyk/items/6SZBS4CG"],"itemData":{"id":61,"type":"article-journal","abstract":"Bacterial resistance has emerged as one of the greatest threats to human health, and phages have shown tremendous potential in addressing the issue of drug-resistant bacteria by lysing host. The identification of phage–host interactions (PHI) is crucial for addressing bacterial infections. Some existing computational methods for predicting PHI are suboptimal in terms of prediction efficiency due to the limited types of available information. Despite the emergence of some supporting information, the generalizability of models using this information is limited by the small scale of the databases. Additionally, most existing models overlook the sparsity of association data, which severely impacts their predictive performance as well. In this study, we propose a dual-view sparse network model (DSPHI) to predict PHI, which leverages logical probability theory and network sparsification. Specifically, we first constructed similarity networks using the sequences of phages and hosts respectively, and then sparsified these networks, enabling the model to focus more on key information during the learning process, thereby improving prediction efficiency. Next, we utilize logical probability theory to compute high-order logical information between phages (hosts), which is known as mutual information. Subsequently, we connect this information in node form to the sparse phage (host) similarity network, resulting in a phage (host) heterogeneous network that better integrates the two information views, thereby reducing the complexity of model computation and enhancing information aggregation capabilities. The hidden features of phages and hosts are explored through graph learning algorithms. Experimental results demonstrate that mutual information is effective information in predicting PHI, and the sparsification procedure of similarity networks significantly improves the model’s predictive performance.","container-title":"Briefings in Bioinformatics","DOI":"10.1093/bib/bbae708","ISSN":"1477-4054","issue":"1","note":"_eprint: https://academic.oup.com/bib/article-pdf/26/1/bbae708/61381149/bbae708.pdf","page":"bbae708","title":"A novel framework for phage-host prediction via logical probability theory and network sparsification","volume":"26","author":[{"family":"Wei","given":"Ankang"},{"family":"Zhan","given":"Huanghan"},{"family":"Xiao","given":"Zhen"},{"family":"Zhao","given":"Weizhong"},{"family":"Jiang","given":"Xingpeng"}],"issued":{"date-parts":[["2025",1]]}}}],"schema":"https://github.com/citation-style-language/schema/raw/master/csl-citation.json"} </w:instrText>
      </w:r>
      <w:r>
        <w:fldChar w:fldCharType="separate"/>
      </w:r>
      <w:r>
        <w:rPr>
          <w:rFonts w:ascii="Calibri" w:hAnsi="Calibri" w:cs="Calibri"/>
          <w:sz w:val="18"/>
        </w:rPr>
        <w:t>[21]</w:t>
      </w:r>
      <w:r>
        <w:fldChar w:fldCharType="end"/>
      </w:r>
      <w:r>
        <w:rPr>
          <w:rFonts w:ascii="宋体" w:hAnsi="宋体" w:eastAsia="宋体" w:cs="宋体"/>
          <w:sz w:val="24"/>
        </w:rPr>
        <w:t>引入了逻辑概率论</w:t>
      </w:r>
      <w:r>
        <w:rPr>
          <w:rFonts w:hint="eastAsia" w:ascii="宋体" w:hAnsi="宋体" w:eastAsia="宋体" w:cs="宋体"/>
          <w:sz w:val="24"/>
        </w:rPr>
        <w:t>来</w:t>
      </w:r>
      <w:r>
        <w:rPr>
          <w:rFonts w:ascii="宋体" w:hAnsi="宋体" w:eastAsia="宋体" w:cs="宋体"/>
          <w:sz w:val="24"/>
        </w:rPr>
        <w:t>计算宏基因组数据中噬菌体之间的高阶互信息，这些数据作为稀疏相似网络中的节点连接，以提高预测</w:t>
      </w:r>
      <w:r>
        <w:rPr>
          <w:rFonts w:hint="eastAsia" w:ascii="宋体" w:hAnsi="宋体" w:eastAsia="宋体" w:cs="宋体"/>
          <w:sz w:val="24"/>
        </w:rPr>
        <w:t>准确率。基于这一思路，</w:t>
      </w:r>
      <w:r>
        <w:rPr>
          <w:rFonts w:ascii="宋体" w:hAnsi="宋体" w:eastAsia="宋体" w:cs="宋体"/>
          <w:sz w:val="24"/>
        </w:rPr>
        <w:t>MI-RGC</w:t>
      </w:r>
      <w:r>
        <w:fldChar w:fldCharType="begin"/>
      </w:r>
      <w:r>
        <w:instrText xml:space="preserve"> ADDIN ZOTERO_ITEM CSL_CITATION {"citationID":"OyE8mARv","properties":{"formattedCitation":"[22]","plainCitation":"[22]","noteIndex":0},"citationItems":[{"id":62,"uris":["http://zotero.org/users/local/zpeSAeyk/items/WTSIAQ8Q"],"itemData":{"id":62,"type":"article-journal","abstract":"Identifying phage–host interactions (PHIs) is a crucial step in developing phage therapy, which is the promising solution to addressing the issue of antibiotic resistance in superbugs. However, the lifestyle of phages, which strongly depends on their host for life activities, limits their cultivability, making the study of predicting PHIs time-consuming and labor-intensive for traditional wet lab experiments. Although many deep learning (DL) approaches have been applied to PHIs prediction, most DL methods are predominantly based on sequence information, failing to comprehensively model the intricate relationships within PHIs. Moreover, most existing approaches are limited for sub-optimal performance, due to the potential risk of overfitting induced by the highly data sparsity in the task of PHIs prediction. In this study, we propose a novel approach called MI-RGC, which introduces mutual information for feature augmentation and employs regional graph convolution to learn meaningful representations. Specifically, MI-RGC treats the presence status of phages in environmental samples as random variables, and derives the mutual information between these random variables as the dependency relationships among phages. Consequently, a mutual information-based heterogeneous network is construted as feature augmentation for sequence information of phages, which is utilized for building a sequence information-based heterogeneous network. By considering the different contributions of neighboring nodes at varying distances, a regional graph convolutional model is designed, in which the neighboring nodes are segmented into different regions and a regional-level attention mechanism is employed to derive node embeddings. Finally, the embeddings learned from these two networks are aggregated through an attention mechanism, on which the prediction of PHIs is condcuted accordingly. Experimental results on three benchmark datasets demonstrate that MI-RGC derives superior performance over other methods on the task of PHIs prediction.","container-title":"Briefings in Bioinformatics","DOI":"10.1093/bib/bbae672","ISSN":"1477-4054","issue":"1","note":"_eprint: https://academic.oup.com/bib/article-pdf/26/1/bbae672/61282113/bbae672.pdf","page":"bbae672","title":"Predicting phage–host interactions via feature augmentation and regional graph convolution","volume":"26","author":[{"family":"Wei","given":"Ankang"},{"family":"Xiao","given":"Zhen"},{"family":"Fu","given":"Lingling"},{"family":"Zhao","given":"Weizhong"},{"family":"Jiang","given":"Xingpeng"}],"issued":{"date-parts":[["2024",12]]}}}],"schema":"https://github.com/citation-style-language/schema/raw/master/csl-citation.json"} </w:instrText>
      </w:r>
      <w:r>
        <w:fldChar w:fldCharType="separate"/>
      </w:r>
      <w:r>
        <w:rPr>
          <w:rFonts w:ascii="Calibri" w:hAnsi="Calibri" w:cs="Calibri"/>
          <w:sz w:val="18"/>
        </w:rPr>
        <w:t>[22]</w:t>
      </w:r>
      <w:r>
        <w:fldChar w:fldCharType="end"/>
      </w:r>
      <w:r>
        <w:rPr>
          <w:rFonts w:ascii="宋体" w:hAnsi="宋体" w:eastAsia="宋体" w:cs="宋体"/>
          <w:sz w:val="24"/>
        </w:rPr>
        <w:t>将互信息用作特征增强模块。并设计了区域图卷积模块来区分不同距离邻居的贡献，有效缓解了信息冗余问题 。最新的研究热点则聚焦于蛋白质语言模型与结构信息的融合。PHIStruct</w:t>
      </w:r>
      <w:r>
        <w:fldChar w:fldCharType="begin"/>
      </w:r>
      <w:r>
        <w:instrText xml:space="preserve"> ADDIN ZOTERO_ITEM CSL_CITATION {"citationID":"VG6tlSwK","properties":{"formattedCitation":"[23]","plainCitation":"[23]","noteIndex":0},"citationItems":[{"id":63,"uris":["http://zotero.org/users/local/zpeSAeyk/items/WEKVBGUM"],"itemData":{"id":63,"type":"article-journal","abstract":"Recent computational approaches for predicting phage–host interaction have explored the use of sequence-only protein language models to produce embeddings of phage proteins without manual feature engineering. However, these embeddings do not directly capture protein structure information and structure-informed signals related to host specificity.We present PHIStruct, a multilayer perceptron that takes in structure-aware embeddings of receptor-binding proteins, generated via the structure-aware protein language model SaProt, and then predicts the host from among the ESKAPEE genera. Compared against recent tools, PHIStruct exhibits the best balance of precision and recall, with the highest and most stable F1 score across a wide range of confidence thresholds and sequence similarity settings. The margin in performance is most pronounced when the sequence similarity between the training and test sets drops below 40%, wherein, at a relatively high-confidence threshold of above 50%, PHIStruct presents a 7%–9% increase in class-averaged F1 over machine learning tools that do not directly incorporate structure information, as well as a 5%–6% increase over BLASTp.The data and source code for our experiments and analyses are available at https://github.com/bioinfodlsu/PHIStruct.","container-title":"Bioinformatics","DOI":"10.1093/bioinformatics/btaf016","ISSN":"1367-4811","issue":"1","note":"_eprint: https://academic.oup.com/bioinformatics/article-pdf/41/1/btaf016/61429295/btaf016.pdf","page":"btaf016","title":"PHIStruct: improving phage–host interaction prediction at low sequence similarity settings using structure-aware protein embeddings","volume":"41","author":[{"family":"Gonzales","given":"Mark Edward M"},{"family":"Ureta","given":"Jennifer C"},{"family":"Shrestha","given":"Anish M S"}],"issued":{"date-parts":[["2025",1]]}}}],"schema":"https://github.com/citation-style-language/schema/raw/master/csl-citation.json"} </w:instrText>
      </w:r>
      <w:r>
        <w:fldChar w:fldCharType="separate"/>
      </w:r>
      <w:r>
        <w:rPr>
          <w:rFonts w:ascii="Calibri" w:hAnsi="Calibri" w:cs="Calibri"/>
          <w:sz w:val="18"/>
        </w:rPr>
        <w:t>[23]</w:t>
      </w:r>
      <w:r>
        <w:fldChar w:fldCharType="end"/>
      </w:r>
      <w:r>
        <w:rPr>
          <w:rFonts w:ascii="宋体" w:hAnsi="宋体" w:eastAsia="宋体" w:cs="宋体"/>
          <w:sz w:val="24"/>
        </w:rPr>
        <w:t>开辟了结合结构信息的新路径。鉴于纯序列模型（如ProtBERT）可能忽略了</w:t>
      </w:r>
      <w:r>
        <w:rPr>
          <w:rFonts w:hint="eastAsia" w:ascii="宋体" w:hAnsi="宋体" w:eastAsia="宋体" w:cs="宋体"/>
          <w:sz w:val="24"/>
        </w:rPr>
        <w:t>蛋白质</w:t>
      </w:r>
      <w:r>
        <w:rPr>
          <w:rFonts w:ascii="宋体" w:hAnsi="宋体" w:eastAsia="宋体" w:cs="宋体"/>
          <w:sz w:val="24"/>
        </w:rPr>
        <w:t>三维结构特征，PHIStruct利用结构感知蛋白质语言模型</w:t>
      </w:r>
      <w:r>
        <w:rPr>
          <w:rFonts w:hint="eastAsia" w:ascii="宋体" w:hAnsi="宋体" w:eastAsia="宋体" w:cs="宋体"/>
          <w:sz w:val="24"/>
        </w:rPr>
        <w:t>（</w:t>
      </w:r>
      <w:r>
        <w:rPr>
          <w:rFonts w:ascii="宋体" w:hAnsi="宋体" w:eastAsia="宋体" w:cs="宋体"/>
          <w:sz w:val="24"/>
        </w:rPr>
        <w:t>SaProt</w:t>
      </w:r>
      <w:r>
        <w:rPr>
          <w:rFonts w:hint="eastAsia" w:ascii="宋体" w:hAnsi="宋体" w:eastAsia="宋体" w:cs="宋体"/>
          <w:sz w:val="24"/>
        </w:rPr>
        <w:t>）</w:t>
      </w:r>
      <w:r>
        <w:rPr>
          <w:rFonts w:ascii="宋体" w:hAnsi="宋体" w:eastAsia="宋体" w:cs="宋体"/>
          <w:sz w:val="24"/>
        </w:rPr>
        <w:t>生成嵌入。</w:t>
      </w:r>
      <w:r>
        <w:rPr>
          <w:rFonts w:hint="eastAsia" w:ascii="宋体" w:hAnsi="宋体" w:eastAsia="宋体" w:cs="宋体"/>
          <w:sz w:val="24"/>
        </w:rPr>
        <w:t>结果</w:t>
      </w:r>
      <w:r>
        <w:rPr>
          <w:rFonts w:ascii="宋体" w:hAnsi="宋体" w:eastAsia="宋体" w:cs="宋体"/>
          <w:sz w:val="24"/>
        </w:rPr>
        <w:t>表明，引入结构信息能显著提升预测</w:t>
      </w:r>
      <w:r>
        <w:rPr>
          <w:rFonts w:hint="eastAsia" w:ascii="宋体" w:hAnsi="宋体" w:eastAsia="宋体" w:cs="宋体"/>
          <w:sz w:val="24"/>
        </w:rPr>
        <w:t>效果。</w:t>
      </w:r>
    </w:p>
    <w:p>
      <w:pPr>
        <w:ind w:firstLine="480" w:firstLineChars="200"/>
        <w:rPr>
          <w:ins w:id="6" w:author="丨巅峰丨灬鬼魅メ [2]" w:date="2026-03-08T20:10:00Z"/>
          <w:rFonts w:hint="eastAsia" w:ascii="宋体" w:hAnsi="宋体" w:eastAsia="宋体" w:cs="宋体"/>
          <w:sz w:val="24"/>
        </w:rPr>
      </w:pPr>
      <w:r>
        <w:rPr>
          <w:rFonts w:hint="eastAsia" w:ascii="宋体" w:hAnsi="宋体" w:eastAsia="宋体" w:cs="宋体"/>
          <w:sz w:val="24"/>
        </w:rPr>
        <w:t>综上，现有噬菌体宿主预测方法已从依赖同源性比对和直接生物学证据的规则推断，发展到基于基因组统计特征与蛋白质特征工程的机器学习方法，并进一步演进为融合知识图谱、图神经网络和蛋白质语言模型的深度学习框架。尽管这些方法在预测精度和适用范围上持续提升，但在低同源性新型噬菌体场景下，仍普遍存在对显式相似性信号依赖较强、对异构生物学关系建模不充分、以及对蛋白质功能语义与分类学层级信息整合不足等问题。因此，如何构建一种能够统一融合多模态生物学信息、区分不同关系语义并兼顾预测性能与可解释性的噬菌体宿主预测模型，仍是该领域待解决的关键问题。</w:t>
      </w:r>
    </w:p>
    <w:p>
      <w:pPr>
        <w:ind w:firstLine="480" w:firstLineChars="200"/>
        <w:rPr>
          <w:rFonts w:hint="eastAsia" w:ascii="宋体" w:hAnsi="宋体" w:eastAsia="宋体" w:cs="宋体"/>
          <w:sz w:val="24"/>
        </w:rPr>
      </w:pPr>
      <w:ins w:id="7" w:author="Yun Liu" w:date="2026-02-01T10:01:00Z">
        <w:commentRangeStart w:id="1"/>
        <w:r>
          <w:rPr>
            <w:rFonts w:hint="eastAsia" w:ascii="宋体" w:hAnsi="宋体" w:eastAsia="宋体" w:cs="宋体"/>
            <w:sz w:val="24"/>
            <w:highlight w:val="yellow"/>
            <w:rPrChange w:id="8" w:author="Yun Liu" w:date="2026-02-01T10:01:00Z">
              <w:rPr>
                <w:rFonts w:hint="eastAsia" w:ascii="宋体" w:hAnsi="宋体" w:eastAsia="宋体" w:cs="宋体"/>
                <w:sz w:val="24"/>
              </w:rPr>
            </w:rPrChange>
          </w:rPr>
          <w:t>来一段话总结</w:t>
        </w:r>
        <w:commentRangeEnd w:id="1"/>
      </w:ins>
      <w:r>
        <w:commentReference w:id="1"/>
      </w:r>
    </w:p>
    <w:p>
      <w:pPr>
        <w:rPr>
          <w:sz w:val="30"/>
          <w:szCs w:val="30"/>
        </w:rPr>
      </w:pPr>
      <w:commentRangeStart w:id="2"/>
      <w:commentRangeStart w:id="3"/>
      <w:commentRangeStart w:id="4"/>
      <w:r>
        <w:rPr>
          <w:rFonts w:hint="eastAsia"/>
          <w:sz w:val="30"/>
          <w:szCs w:val="30"/>
        </w:rPr>
        <w:t>材料和方法</w:t>
      </w:r>
      <w:commentRangeEnd w:id="2"/>
      <w:r>
        <w:rPr>
          <w:rStyle w:val="16"/>
          <w:sz w:val="30"/>
          <w:szCs w:val="30"/>
        </w:rPr>
        <w:commentReference w:id="2"/>
      </w:r>
      <w:commentRangeEnd w:id="3"/>
      <w:r>
        <w:rPr>
          <w:rStyle w:val="16"/>
          <w:sz w:val="30"/>
          <w:szCs w:val="30"/>
        </w:rPr>
        <w:commentReference w:id="3"/>
      </w:r>
      <w:commentRangeEnd w:id="4"/>
      <w:r>
        <w:rPr>
          <w:rStyle w:val="16"/>
          <w:sz w:val="30"/>
          <w:szCs w:val="30"/>
        </w:rPr>
        <w:commentReference w:id="4"/>
      </w:r>
    </w:p>
    <w:p>
      <w:pPr>
        <w:rPr>
          <w:sz w:val="30"/>
          <w:szCs w:val="30"/>
        </w:rPr>
      </w:pPr>
    </w:p>
    <w:p>
      <w:pPr>
        <w:rPr>
          <w:rFonts w:hint="eastAsia" w:ascii="宋体" w:hAnsi="宋体" w:eastAsia="宋体" w:cs="宋体"/>
          <w:sz w:val="24"/>
        </w:rPr>
      </w:pPr>
      <w:r>
        <w:rPr>
          <w:rFonts w:hint="eastAsia" w:ascii="宋体" w:hAnsi="宋体" w:eastAsia="宋体" w:cs="宋体"/>
          <w:sz w:val="24"/>
        </w:rPr>
        <w:t>数据集描述</w:t>
      </w:r>
    </w:p>
    <w:p>
      <w:pPr>
        <w:pStyle w:val="7"/>
        <w:widowControl/>
        <w:ind w:firstLine="480" w:firstLineChars="200"/>
        <w:rPr>
          <w:rFonts w:hint="eastAsia" w:ascii="宋体" w:hAnsi="宋体" w:eastAsia="宋体" w:cs="宋体"/>
          <w:kern w:val="2"/>
        </w:rPr>
      </w:pPr>
      <w:r>
        <w:rPr>
          <w:rFonts w:ascii="宋体" w:hAnsi="宋体" w:eastAsia="宋体" w:cs="宋体"/>
          <w:kern w:val="2"/>
        </w:rPr>
        <w:t>为了构建高</w:t>
      </w:r>
      <w:r>
        <w:rPr>
          <w:rFonts w:hint="eastAsia" w:ascii="宋体" w:hAnsi="宋体" w:eastAsia="宋体" w:cs="宋体"/>
          <w:kern w:val="2"/>
        </w:rPr>
        <w:t>质量</w:t>
      </w:r>
      <w:r>
        <w:rPr>
          <w:rFonts w:ascii="宋体" w:hAnsi="宋体" w:eastAsia="宋体" w:cs="宋体"/>
          <w:kern w:val="2"/>
        </w:rPr>
        <w:t>的噬菌体-宿主相互作用（Phage-Host Interaction, PHI）基准数据集，</w:t>
      </w:r>
      <w:r>
        <w:rPr>
          <w:rFonts w:hint="eastAsia" w:ascii="宋体" w:hAnsi="宋体" w:eastAsia="宋体" w:cs="宋体"/>
          <w:kern w:val="2"/>
        </w:rPr>
        <w:t>原始</w:t>
      </w:r>
      <w:r>
        <w:rPr>
          <w:rFonts w:ascii="宋体" w:hAnsi="宋体" w:eastAsia="宋体" w:cs="宋体"/>
          <w:kern w:val="2"/>
        </w:rPr>
        <w:t>数据来源于Virus-Host DB (VHDB)（数据截止至 2024年10月8日）。鉴于公共数据库中元数据的冗余性与潜在噪声，我们制定了严格的质量控制标准：仅保留符合 NCBI RefSeq (Reference Sequence) 收录标准的噬菌体与宿主条目，以确保基因组序列的高质量与注释完整性。宿主基因组序列直接检索自 NCBI RefSeq 数据库，并与VHDB中的互作记录进行精确映射。经过筛选，共获得10,676对经过实验验证的噬菌体-宿主阳性相互作用样本。该数据集</w:t>
      </w:r>
      <w:r>
        <w:rPr>
          <w:rFonts w:hint="eastAsia" w:ascii="宋体" w:hAnsi="宋体" w:eastAsia="宋体" w:cs="宋体"/>
          <w:kern w:val="2"/>
        </w:rPr>
        <w:t>的宿主</w:t>
      </w:r>
      <w:r>
        <w:rPr>
          <w:rFonts w:ascii="宋体" w:hAnsi="宋体" w:eastAsia="宋体" w:cs="宋体"/>
          <w:kern w:val="2"/>
        </w:rPr>
        <w:t>共包含19个门</w:t>
      </w:r>
      <w:r>
        <w:rPr>
          <w:rFonts w:hint="eastAsia" w:ascii="宋体" w:hAnsi="宋体" w:eastAsia="宋体" w:cs="宋体"/>
          <w:kern w:val="2"/>
        </w:rPr>
        <w:t>（Phylum）</w:t>
      </w:r>
      <w:r>
        <w:rPr>
          <w:rFonts w:ascii="宋体" w:hAnsi="宋体" w:eastAsia="宋体" w:cs="宋体"/>
          <w:kern w:val="2"/>
        </w:rPr>
        <w:t>、28个纲</w:t>
      </w:r>
      <w:r>
        <w:rPr>
          <w:rFonts w:hint="eastAsia" w:ascii="宋体" w:hAnsi="宋体" w:eastAsia="宋体" w:cs="宋体"/>
          <w:kern w:val="2"/>
        </w:rPr>
        <w:t>（Class）</w:t>
      </w:r>
      <w:r>
        <w:rPr>
          <w:rFonts w:ascii="宋体" w:hAnsi="宋体" w:eastAsia="宋体" w:cs="宋体"/>
          <w:kern w:val="2"/>
        </w:rPr>
        <w:t>、59个目</w:t>
      </w:r>
      <w:r>
        <w:rPr>
          <w:rFonts w:hint="eastAsia" w:ascii="宋体" w:hAnsi="宋体" w:eastAsia="宋体" w:cs="宋体"/>
          <w:kern w:val="2"/>
        </w:rPr>
        <w:t>（Order）</w:t>
      </w:r>
      <w:r>
        <w:rPr>
          <w:rFonts w:ascii="宋体" w:hAnsi="宋体" w:eastAsia="宋体" w:cs="宋体"/>
          <w:kern w:val="2"/>
        </w:rPr>
        <w:t>、108个科</w:t>
      </w:r>
      <w:r>
        <w:rPr>
          <w:rFonts w:hint="eastAsia" w:ascii="宋体" w:hAnsi="宋体" w:eastAsia="宋体" w:cs="宋体"/>
          <w:kern w:val="2"/>
        </w:rPr>
        <w:t>（Family）</w:t>
      </w:r>
      <w:r>
        <w:rPr>
          <w:rFonts w:ascii="宋体" w:hAnsi="宋体" w:eastAsia="宋体" w:cs="宋体"/>
          <w:kern w:val="2"/>
        </w:rPr>
        <w:t>、217个属</w:t>
      </w:r>
      <w:r>
        <w:rPr>
          <w:rFonts w:hint="eastAsia" w:ascii="宋体" w:hAnsi="宋体" w:eastAsia="宋体" w:cs="宋体"/>
          <w:kern w:val="2"/>
        </w:rPr>
        <w:t>（Genus）</w:t>
      </w:r>
      <w:r>
        <w:rPr>
          <w:rFonts w:ascii="宋体" w:hAnsi="宋体" w:eastAsia="宋体" w:cs="宋体"/>
          <w:kern w:val="2"/>
        </w:rPr>
        <w:t>和581个独特的物种</w:t>
      </w:r>
      <w:r>
        <w:rPr>
          <w:rFonts w:hint="eastAsia" w:ascii="宋体" w:hAnsi="宋体" w:eastAsia="宋体" w:cs="宋体"/>
          <w:kern w:val="2"/>
        </w:rPr>
        <w:t>（Species）</w:t>
      </w:r>
      <w:r>
        <w:rPr>
          <w:rFonts w:ascii="宋体" w:hAnsi="宋体" w:eastAsia="宋体" w:cs="宋体"/>
          <w:kern w:val="2"/>
        </w:rPr>
        <w:t>。</w:t>
      </w:r>
      <w:r>
        <w:rPr>
          <w:rFonts w:hint="eastAsia" w:ascii="宋体" w:hAnsi="宋体" w:eastAsia="宋体" w:cs="宋体"/>
          <w:kern w:val="2"/>
        </w:rPr>
        <w:t>宿主的系统发育树如图1（A）所示，图例为Order级别下top10对应的名称。</w:t>
      </w:r>
    </w:p>
    <w:p>
      <w:pPr>
        <w:pStyle w:val="7"/>
        <w:widowControl/>
        <w:ind w:firstLine="480" w:firstLineChars="200"/>
        <w:rPr>
          <w:rFonts w:hint="eastAsia" w:ascii="宋体" w:hAnsi="宋体" w:eastAsia="宋体" w:cs="宋体"/>
          <w:sz w:val="24"/>
        </w:rPr>
      </w:pPr>
      <w:r>
        <w:rPr>
          <w:rFonts w:hint="eastAsia" w:ascii="宋体" w:hAnsi="宋体" w:eastAsia="宋体" w:cs="宋体"/>
          <w:kern w:val="2"/>
        </w:rPr>
        <w:t>为了评估模型的泛化能力并尽可能规避由序列同源性引起的数据泄漏（data leakage），本研究未采用传统的随机划分策略，而是使用基于序列聚类的数据集划分方法（cluster-based split）。具体而言，我们首先利用 CD-HIT-EST 在 95% 序列一致性阈值下对全部噬菌体基因组进行聚类，并以簇为单位按照 8:1:1 的比例划分训练集、验证集和测试集，从而避免高同源簇内样本被同时分配到不同数据子集中。为进一步验证该划分策略的去冗余效果，我们基于 21-mer MinHash sketch 计算验证集和测试集中每个噬菌体与训练集中所有噬菌体之间的最大 Jaccard 相似度，并在图1B中以核密度分布的形式进行展示。图1B的横轴表示验证集或测试集中单个噬菌体相对于训练集中最相似噬菌体的最大 MinHash Jaccard 相似度，纵轴表示该最大相似度在对应数据集中的密度分布。结果显示，验证集和测试集的相似度分布整体集中于较低区间，在 0.95 参考线附近未见明显密度峰，说明训练集与验证/测试集之间的高相似序列重叠已被显著削弱，从而能够更客观地评估模型对未见噬菌体的泛化能力。</w:t>
      </w:r>
      <w:commentRangeStart w:id="5"/>
      <w:commentRangeStart w:id="6"/>
      <w:r>
        <w:rPr>
          <w:rStyle w:val="16"/>
          <w:rFonts w:ascii="宋体" w:hAnsi="宋体" w:eastAsia="宋体" w:cs="宋体"/>
          <w:sz w:val="24"/>
          <w:szCs w:val="24"/>
        </w:rPr>
        <w:commentReference w:id="5"/>
      </w:r>
      <w:commentRangeEnd w:id="5"/>
      <w:commentRangeEnd w:id="6"/>
      <w:r>
        <w:commentReference w:id="6"/>
      </w:r>
    </w:p>
    <w:p>
      <w:pPr>
        <w:rPr>
          <w:rFonts w:hint="eastAsia" w:ascii="宋体" w:hAnsi="宋体" w:eastAsia="宋体" w:cs="宋体"/>
          <w:sz w:val="24"/>
        </w:rPr>
      </w:pPr>
    </w:p>
    <w:p>
      <w:pPr>
        <w:rPr>
          <w:rFonts w:hint="eastAsia" w:ascii="宋体" w:hAnsi="宋体" w:eastAsia="宋体" w:cs="宋体"/>
          <w:sz w:val="24"/>
        </w:rPr>
      </w:pPr>
      <w:r>
        <w:rPr>
          <w:rFonts w:hint="eastAsia" w:ascii="宋体" w:hAnsi="宋体" w:eastAsia="宋体" w:cs="宋体"/>
          <w:sz w:val="24"/>
        </w:rPr>
        <w:drawing>
          <wp:inline distT="0" distB="0" distL="114300" distR="114300">
            <wp:extent cx="2520315" cy="1550035"/>
            <wp:effectExtent l="0" t="0" r="13335" b="12700"/>
            <wp:docPr id="30" name="图片 30" descr="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tree"/>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2520315" cy="1550035"/>
                    </a:xfrm>
                    <a:prstGeom prst="rect">
                      <a:avLst/>
                    </a:prstGeom>
                  </pic:spPr>
                </pic:pic>
              </a:graphicData>
            </a:graphic>
          </wp:inline>
        </w:drawing>
      </w:r>
      <w:r>
        <w:rPr>
          <w:rFonts w:hint="eastAsia" w:ascii="宋体" w:hAnsi="宋体" w:eastAsia="宋体" w:cs="宋体"/>
          <w:sz w:val="24"/>
        </w:rPr>
        <w:drawing>
          <wp:inline distT="0" distB="0" distL="114300" distR="114300">
            <wp:extent cx="2520315" cy="1548130"/>
            <wp:effectExtent l="0" t="0" r="13335" b="13970"/>
            <wp:docPr id="29" name="图片 29" descr="dataset_leakage_check_clustered_final_alig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dataset_leakage_check_clustered_final_aligned"/>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520315" cy="1548130"/>
                    </a:xfrm>
                    <a:prstGeom prst="rect">
                      <a:avLst/>
                    </a:prstGeom>
                  </pic:spPr>
                </pic:pic>
              </a:graphicData>
            </a:graphic>
          </wp:inline>
        </w:drawing>
      </w:r>
    </w:p>
    <w:p>
      <w:pPr>
        <w:ind w:left="840"/>
        <w:rPr>
          <w:rFonts w:hint="eastAsia" w:ascii="宋体" w:hAnsi="宋体" w:eastAsia="宋体" w:cs="宋体"/>
          <w:sz w:val="24"/>
        </w:rPr>
      </w:pPr>
      <w:r>
        <w:rPr>
          <w:rFonts w:hint="eastAsia" w:ascii="宋体" w:hAnsi="宋体" w:eastAsia="宋体" w:cs="宋体"/>
          <w:sz w:val="24"/>
        </w:rPr>
        <w:t xml:space="preserve">（A）                                    （B）   </w:t>
      </w:r>
    </w:p>
    <w:p>
      <w:pPr>
        <w:rPr>
          <w:rFonts w:hint="eastAsia" w:ascii="宋体" w:hAnsi="宋体" w:eastAsia="宋体" w:cs="宋体"/>
          <w:sz w:val="24"/>
        </w:rPr>
      </w:pPr>
      <w:r>
        <w:rPr>
          <w:rFonts w:hint="eastAsia" w:ascii="宋体" w:hAnsi="宋体" w:eastAsia="宋体" w:cs="宋体"/>
          <w:sz w:val="24"/>
        </w:rPr>
        <w:t xml:space="preserve">      </w:t>
      </w:r>
    </w:p>
    <w:p>
      <w:pPr>
        <w:rPr>
          <w:rFonts w:hint="eastAsia" w:ascii="宋体" w:hAnsi="宋体" w:eastAsia="宋体" w:cs="宋体"/>
          <w:sz w:val="24"/>
        </w:rPr>
      </w:pPr>
      <w:r>
        <w:rPr>
          <w:rFonts w:hint="eastAsia" w:ascii="宋体" w:hAnsi="宋体" w:eastAsia="宋体" w:cs="宋体"/>
          <w:szCs w:val="21"/>
        </w:rPr>
        <w:t>图1 ：(A) 宿主物种的系统发育分布。</w:t>
      </w:r>
      <w:r>
        <w:rPr>
          <w:rFonts w:ascii="宋体" w:hAnsi="宋体" w:eastAsia="宋体" w:cs="宋体"/>
          <w:szCs w:val="21"/>
        </w:rPr>
        <w:t xml:space="preserve"> 展示了数据集中宿主细菌的系统发育树，图例颜色标注了 Order 级别下数量排名前 10 的分类单元名称。(B)</w:t>
      </w:r>
      <w:r>
        <w:rPr>
          <w:rFonts w:hint="eastAsia" w:ascii="宋体" w:hAnsi="宋体" w:eastAsia="宋体" w:cs="宋体"/>
          <w:szCs w:val="21"/>
          <w:lang w:val="en-US" w:eastAsia="zh-CN"/>
        </w:rPr>
        <w:t xml:space="preserve"> </w:t>
      </w:r>
      <w:r>
        <w:rPr>
          <w:rFonts w:ascii="宋体" w:hAnsi="宋体" w:eastAsia="宋体" w:cs="宋体"/>
          <w:szCs w:val="21"/>
        </w:rPr>
        <w:t>基于 MinHash Jaccard 相似度的数据泄漏检验。</w:t>
      </w:r>
      <w:r>
        <w:rPr>
          <w:rFonts w:hint="default" w:ascii="宋体" w:hAnsi="宋体" w:eastAsia="宋体" w:cs="宋体"/>
          <w:szCs w:val="21"/>
        </w:rPr>
        <w:t> 蓝色和橙色曲线分别表示验证集与测试集中噬菌体序列相对于训练集中最相似序列的最大 MinHash Jaccard 相似度分布。横轴为每个验证集或测试集噬菌体与训练集中所有噬菌体比较后得到的最大相似度，纵轴为该最大相似度的核密度估计值。黑色虚线表示 0.95 相似性参考阈值。</w:t>
      </w:r>
    </w:p>
    <w:p>
      <w:pPr>
        <w:rPr>
          <w:rFonts w:hint="eastAsia" w:ascii="宋体" w:hAnsi="宋体" w:eastAsia="宋体" w:cs="宋体"/>
          <w:sz w:val="24"/>
        </w:rPr>
      </w:pPr>
      <w:r>
        <w:rPr>
          <w:rFonts w:hint="eastAsia" w:ascii="宋体" w:hAnsi="宋体" w:eastAsia="宋体" w:cs="宋体"/>
          <w:sz w:val="24"/>
        </w:rPr>
        <w:t>提出的模型</w:t>
      </w:r>
    </w:p>
    <w:p>
      <w:pPr>
        <w:ind w:firstLine="480" w:firstLineChars="200"/>
        <w:rPr>
          <w:rFonts w:hint="eastAsia" w:ascii="宋体" w:hAnsi="宋体" w:eastAsia="宋体" w:cs="宋体"/>
          <w:sz w:val="24"/>
        </w:rPr>
      </w:pPr>
      <w:r>
        <w:rPr>
          <w:rFonts w:ascii="宋体" w:hAnsi="宋体" w:eastAsia="宋体" w:cs="宋体"/>
          <w:sz w:val="24"/>
        </w:rPr>
        <w:t>为实现对噬菌体–宿主互作体系的高精度预测，本研究提出了一种关系感知的异构图注意力网络</w:t>
      </w:r>
      <w:r>
        <w:rPr>
          <w:rFonts w:hint="eastAsia" w:ascii="宋体" w:hAnsi="宋体" w:eastAsia="宋体" w:cs="宋体"/>
          <w:sz w:val="24"/>
        </w:rPr>
        <w:t>框架</w:t>
      </w:r>
      <w:r>
        <w:rPr>
          <w:rFonts w:ascii="宋体" w:hAnsi="宋体" w:eastAsia="宋体" w:cs="宋体"/>
          <w:sz w:val="24"/>
        </w:rPr>
        <w:t>（RAGAP: A Relation-Aware GATv2 Framework on Heterogeneous Graphs for Interpretable Phage–Host Prediction）</w:t>
      </w:r>
      <w:r>
        <w:rPr>
          <w:rFonts w:hint="eastAsia" w:ascii="宋体" w:hAnsi="宋体" w:eastAsia="宋体" w:cs="宋体"/>
          <w:sz w:val="24"/>
        </w:rPr>
        <w:t>。</w:t>
      </w:r>
      <w:r>
        <w:rPr>
          <w:rFonts w:ascii="宋体" w:hAnsi="宋体" w:eastAsia="宋体" w:cs="宋体"/>
          <w:sz w:val="24"/>
        </w:rPr>
        <w:t>整体架构在图</w:t>
      </w:r>
      <w:r>
        <w:rPr>
          <w:rFonts w:hint="eastAsia" w:ascii="宋体" w:hAnsi="宋体" w:eastAsia="宋体" w:cs="宋体"/>
          <w:sz w:val="24"/>
        </w:rPr>
        <w:t>2</w:t>
      </w:r>
      <w:r>
        <w:rPr>
          <w:rFonts w:ascii="宋体" w:hAnsi="宋体" w:eastAsia="宋体" w:cs="宋体"/>
          <w:sz w:val="24"/>
        </w:rPr>
        <w:t>中进行了详细描绘。该模型基于GATv2框架构建而成，能够在多模态生物信息空间中整合噬菌体序列特征、宿主基因组信息、蛋白质功能标注以及分类学层级关系。引入关系自适应门控机制，从复杂的生物网络中学习节点的高阶、语义丰富的嵌入表示。该模型实现了跨实体、跨尺度的语义联合建模，从而有效预测噬菌体的潜在宿主范围。</w:t>
      </w:r>
    </w:p>
    <w:p>
      <w:pPr>
        <w:rPr>
          <w:rFonts w:hint="eastAsia" w:ascii="宋体" w:hAnsi="宋体" w:eastAsia="宋体" w:cs="宋体"/>
          <w:sz w:val="24"/>
        </w:rPr>
      </w:pPr>
    </w:p>
    <w:p>
      <w:pPr>
        <w:rPr>
          <w:rFonts w:hint="eastAsia" w:ascii="宋体" w:hAnsi="宋体" w:eastAsia="宋体" w:cs="宋体"/>
          <w:sz w:val="24"/>
        </w:rPr>
      </w:pPr>
      <w:commentRangeStart w:id="7"/>
      <w:commentRangeStart w:id="8"/>
      <w:commentRangeStart w:id="9"/>
      <w:r>
        <w:rPr>
          <w:rFonts w:hint="eastAsia" w:ascii="宋体" w:hAnsi="宋体" w:eastAsia="宋体" w:cs="宋体"/>
          <w:sz w:val="24"/>
        </w:rPr>
        <w:drawing>
          <wp:inline distT="0" distB="0" distL="114300" distR="114300">
            <wp:extent cx="5266690" cy="2825750"/>
            <wp:effectExtent l="0" t="0" r="10160" b="12700"/>
            <wp:docPr id="4" name="图片 4" descr="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流程图"/>
                    <pic:cNvPicPr>
                      <a:picLocks noChangeAspect="1"/>
                    </pic:cNvPicPr>
                  </pic:nvPicPr>
                  <pic:blipFill>
                    <a:blip r:embed="rId10"/>
                    <a:stretch>
                      <a:fillRect/>
                    </a:stretch>
                  </pic:blipFill>
                  <pic:spPr>
                    <a:xfrm>
                      <a:off x="0" y="0"/>
                      <a:ext cx="5266690" cy="2825750"/>
                    </a:xfrm>
                    <a:prstGeom prst="rect">
                      <a:avLst/>
                    </a:prstGeom>
                  </pic:spPr>
                </pic:pic>
              </a:graphicData>
            </a:graphic>
          </wp:inline>
        </w:drawing>
      </w:r>
    </w:p>
    <w:p>
      <w:pPr>
        <w:rPr>
          <w:rFonts w:hint="eastAsia" w:ascii="宋体" w:hAnsi="宋体" w:eastAsia="宋体" w:cs="宋体"/>
          <w:szCs w:val="21"/>
        </w:rPr>
      </w:pPr>
      <w:r>
        <w:rPr>
          <w:rFonts w:hint="eastAsia" w:ascii="宋体" w:hAnsi="宋体" w:eastAsia="宋体" w:cs="宋体"/>
          <w:szCs w:val="21"/>
        </w:rPr>
        <w:t>图2 ：RAGAP 框架的整体架构示意图。</w:t>
      </w:r>
      <w:commentRangeEnd w:id="7"/>
      <w:r>
        <w:rPr>
          <w:rStyle w:val="16"/>
          <w:rFonts w:hint="eastAsia" w:ascii="宋体" w:hAnsi="宋体" w:eastAsia="宋体" w:cs="宋体"/>
        </w:rPr>
        <w:commentReference w:id="7"/>
      </w:r>
      <w:commentRangeEnd w:id="8"/>
      <w:r>
        <w:rPr>
          <w:rStyle w:val="16"/>
          <w:rFonts w:hint="eastAsia" w:ascii="宋体" w:hAnsi="宋体" w:eastAsia="宋体" w:cs="宋体"/>
        </w:rPr>
        <w:commentReference w:id="8"/>
      </w:r>
      <w:commentRangeEnd w:id="9"/>
      <w:r>
        <w:commentReference w:id="9"/>
      </w:r>
    </w:p>
    <w:p>
      <w:pPr>
        <w:rPr>
          <w:rFonts w:hint="eastAsia" w:ascii="宋体" w:hAnsi="宋体" w:eastAsia="宋体" w:cs="宋体"/>
          <w:sz w:val="24"/>
        </w:rPr>
      </w:pPr>
    </w:p>
    <w:p>
      <w:pPr>
        <w:rPr>
          <w:rFonts w:hint="eastAsia" w:ascii="宋体" w:hAnsi="宋体" w:eastAsia="宋体" w:cs="宋体"/>
          <w:sz w:val="24"/>
        </w:rPr>
      </w:pPr>
      <w:r>
        <w:rPr>
          <w:rFonts w:ascii="宋体" w:hAnsi="宋体" w:eastAsia="宋体" w:cs="宋体"/>
          <w:sz w:val="24"/>
        </w:rPr>
        <w:t>图节点与特征提取</w:t>
      </w:r>
    </w:p>
    <w:p>
      <w:pPr>
        <w:rPr>
          <w:rFonts w:hint="eastAsia" w:ascii="宋体" w:hAnsi="宋体" w:eastAsia="宋体" w:cs="宋体"/>
          <w:sz w:val="24"/>
        </w:rPr>
      </w:pPr>
    </w:p>
    <w:p>
      <w:pPr>
        <w:ind w:firstLine="480" w:firstLineChars="200"/>
        <w:rPr>
          <w:rFonts w:hint="eastAsia" w:ascii="宋体" w:hAnsi="宋体" w:eastAsia="宋体" w:cs="宋体"/>
          <w:sz w:val="24"/>
        </w:rPr>
      </w:pPr>
      <w:r>
        <w:rPr>
          <w:rFonts w:ascii="宋体" w:hAnsi="宋体" w:eastAsia="宋体" w:cs="宋体"/>
          <w:sz w:val="24"/>
        </w:rPr>
        <w:t>本研究构建的异构图包含四类节点：噬菌体（phage）、宿主（host）、蛋白</w:t>
      </w:r>
      <w:r>
        <w:rPr>
          <w:rFonts w:hint="eastAsia" w:ascii="宋体" w:hAnsi="宋体" w:eastAsia="宋体" w:cs="宋体"/>
          <w:sz w:val="24"/>
        </w:rPr>
        <w:t>质</w:t>
      </w:r>
      <w:r>
        <w:rPr>
          <w:rFonts w:ascii="宋体" w:hAnsi="宋体" w:eastAsia="宋体" w:cs="宋体"/>
          <w:sz w:val="24"/>
        </w:rPr>
        <w:t>（protein）与分类学（taxonomy），分别代表基因组序列、功能产物及系统发育层级。各节点特征依据其生物学属性采用差异化的表征策略，以最大程度保留分子信息与层级关系。</w:t>
      </w:r>
    </w:p>
    <w:p>
      <w:pPr>
        <w:numPr>
          <w:ilvl w:val="0"/>
          <w:numId w:val="2"/>
        </w:numPr>
        <w:rPr>
          <w:rFonts w:hint="eastAsia" w:ascii="宋体" w:hAnsi="宋体" w:eastAsia="宋体" w:cs="宋体"/>
          <w:sz w:val="24"/>
        </w:rPr>
      </w:pPr>
      <w:r>
        <w:rPr>
          <w:rFonts w:ascii="宋体" w:hAnsi="宋体" w:eastAsia="宋体" w:cs="宋体"/>
          <w:sz w:val="24"/>
        </w:rPr>
        <w:t>Phage 与 Host 节点特征。</w:t>
      </w:r>
    </w:p>
    <w:p>
      <w:pPr>
        <w:ind w:firstLine="480" w:firstLineChars="200"/>
        <w:rPr>
          <w:rFonts w:hint="eastAsia" w:ascii="宋体" w:hAnsi="宋体" w:eastAsia="宋体" w:cs="宋体"/>
          <w:sz w:val="24"/>
        </w:rPr>
      </w:pPr>
      <w:r>
        <w:rPr>
          <w:rFonts w:ascii="宋体" w:hAnsi="宋体" w:eastAsia="宋体" w:cs="宋体"/>
          <w:sz w:val="24"/>
        </w:rPr>
        <w:t xml:space="preserve">噬菌体与宿主节点均来源于核酸序列。我们使用 </w:t>
      </w:r>
      <w:r>
        <w:rPr>
          <w:rStyle w:val="12"/>
          <w:rFonts w:ascii="宋体" w:hAnsi="宋体" w:eastAsia="宋体" w:cs="宋体"/>
          <w:sz w:val="24"/>
        </w:rPr>
        <w:t>DNABERT</w:t>
      </w:r>
      <w:r>
        <w:rPr>
          <w:rFonts w:ascii="宋体" w:hAnsi="宋体" w:eastAsia="宋体" w:cs="宋体"/>
          <w:sz w:val="24"/>
        </w:rPr>
        <w:t xml:space="preserve"> 模型对每条基因组序列进行编码，以捕捉局部 k-mer 模式与长程依赖的序列语义，从而获得高维分布式表示。相较于传统的 k-mer 统计或 TNF（四核苷酸频率）方法，DNABERT 能在相似性计算和跨物种泛化中提供更具生物学意义的表征，同时与后续的图神经网络模块兼容。</w:t>
      </w:r>
    </w:p>
    <w:p>
      <w:pPr>
        <w:numPr>
          <w:ilvl w:val="0"/>
          <w:numId w:val="2"/>
        </w:numPr>
        <w:rPr>
          <w:rFonts w:hint="eastAsia" w:ascii="宋体" w:hAnsi="宋体" w:eastAsia="宋体" w:cs="宋体"/>
          <w:sz w:val="24"/>
        </w:rPr>
      </w:pPr>
      <w:r>
        <w:rPr>
          <w:rFonts w:ascii="宋体" w:hAnsi="宋体" w:eastAsia="宋体" w:cs="宋体"/>
          <w:sz w:val="24"/>
        </w:rPr>
        <w:t>Protein 节点特征。</w:t>
      </w:r>
    </w:p>
    <w:p>
      <w:pPr>
        <w:ind w:firstLine="480" w:firstLineChars="200"/>
        <w:rPr>
          <w:ins w:id="9" w:author="Yun Liu" w:date="2026-02-01T10:59:00Z"/>
          <w:rFonts w:hint="eastAsia" w:ascii="宋体" w:hAnsi="宋体" w:eastAsia="宋体" w:cs="宋体"/>
          <w:sz w:val="24"/>
        </w:rPr>
      </w:pPr>
      <w:ins w:id="10" w:author="Yun Liu" w:date="2026-02-01T11:01:00Z">
        <w:r>
          <w:rPr>
            <w:rFonts w:ascii="宋体" w:hAnsi="宋体" w:eastAsia="宋体" w:cs="宋体"/>
            <w:sz w:val="24"/>
          </w:rPr>
          <w:t>噬菌体感染是一个涉及免疫逃逸、代谢劫持等多阶段的系统过程，非结构蛋</w:t>
        </w:r>
        <w:bookmarkStart w:id="0" w:name="_GoBack"/>
        <w:bookmarkEnd w:id="0"/>
        <w:r>
          <w:rPr>
            <w:rFonts w:ascii="宋体" w:hAnsi="宋体" w:eastAsia="宋体" w:cs="宋体"/>
            <w:sz w:val="24"/>
          </w:rPr>
          <w:t>白同样蕴含着关键的宿主适应性信号。因此，</w:t>
        </w:r>
      </w:ins>
      <w:r>
        <w:rPr>
          <w:rFonts w:ascii="宋体" w:hAnsi="宋体" w:eastAsia="宋体" w:cs="宋体"/>
          <w:sz w:val="24"/>
        </w:rPr>
        <w:t>蛋白</w:t>
      </w:r>
      <w:r>
        <w:rPr>
          <w:rFonts w:hint="eastAsia" w:ascii="宋体" w:hAnsi="宋体" w:eastAsia="宋体" w:cs="宋体"/>
          <w:sz w:val="24"/>
        </w:rPr>
        <w:t>质</w:t>
      </w:r>
      <w:r>
        <w:rPr>
          <w:rFonts w:ascii="宋体" w:hAnsi="宋体" w:eastAsia="宋体" w:cs="宋体"/>
          <w:sz w:val="24"/>
        </w:rPr>
        <w:t>节点</w:t>
      </w:r>
      <w:ins w:id="11" w:author="Yun Liu" w:date="2026-02-01T10:59:00Z">
        <w:r>
          <w:rPr>
            <w:rFonts w:hint="eastAsia" w:ascii="宋体" w:hAnsi="宋体" w:eastAsia="宋体" w:cs="宋体"/>
            <w:sz w:val="24"/>
          </w:rPr>
          <w:t>包含噬菌体和宿主的所有蛋白质，</w:t>
        </w:r>
      </w:ins>
      <w:ins w:id="12" w:author="Yun Liu" w:date="2026-02-01T11:00:00Z">
        <w:r>
          <w:rPr>
            <w:rFonts w:hint="eastAsia" w:ascii="宋体" w:hAnsi="宋体" w:eastAsia="宋体" w:cs="宋体"/>
            <w:sz w:val="24"/>
          </w:rPr>
          <w:t>分别</w:t>
        </w:r>
      </w:ins>
      <w:ins w:id="13" w:author="Yun Liu" w:date="2026-02-01T10:59:00Z">
        <w:r>
          <w:rPr>
            <w:rFonts w:hint="eastAsia" w:ascii="宋体" w:hAnsi="宋体" w:eastAsia="宋体" w:cs="宋体"/>
            <w:sz w:val="24"/>
          </w:rPr>
          <w:t>利用</w:t>
        </w:r>
      </w:ins>
      <w:ins w:id="14" w:author="Yun Liu" w:date="2026-02-01T10:59:00Z">
        <w:commentRangeStart w:id="10"/>
        <w:r>
          <w:rPr>
            <w:rStyle w:val="12"/>
            <w:rFonts w:ascii="宋体" w:hAnsi="宋体" w:eastAsia="宋体" w:cs="宋体"/>
            <w:sz w:val="24"/>
          </w:rPr>
          <w:t>Phanotate</w:t>
        </w:r>
      </w:ins>
      <w:r>
        <w:rPr>
          <w:rStyle w:val="12"/>
          <w:rFonts w:ascii="宋体" w:hAnsi="宋体" w:eastAsia="宋体" w:cs="宋体"/>
          <w:sz w:val="24"/>
        </w:rPr>
        <w:fldChar w:fldCharType="begin"/>
      </w:r>
      <w:r>
        <w:rPr>
          <w:rStyle w:val="12"/>
          <w:rFonts w:hint="eastAsia" w:ascii="宋体" w:hAnsi="宋体" w:eastAsia="宋体" w:cs="宋体"/>
          <w:sz w:val="24"/>
          <w:lang w:eastAsia="zh-CN"/>
        </w:rPr>
        <w:instrText xml:space="preserve"> ADDIN ZOTERO_ITEM CSL_CITATION {"citationID":"AnK8KWT9","properties":{"formattedCitation":"[24]","plainCitation":"[24]","noteIndex":0},"citationItems":[{"id":64,"uris":["http://zotero.org/users/local/zpeSAeyk/items/UC38DULL"],"itemData":{"id":64,"type":"article-journal","container-title":"Bioinformatics","DOI":"10.1093/bioinformatics/btz265","ISSN":"1367-4811","issue":"22","page":"4537–4542","publisher":"Oxford University Press (OUP)","title":"PHANOTATE: a novel approach to gene identification in phage genomes","volume":"35","author":[{"family":"McNair","given":"Katelyn"},{"family":"Zhou","given":"Carol"},{"family":"Dinsdale","given":"Elizabeth A"},{"family":"Souza","given":"Brian"},{"family":"Edwards","given":"Robert A"}],"editor":[{"family":"Hancock","given":"John"}],"issued":{"date-parts":[["2019",4]]}}}],"schema":"https://github.com/citation-style-language/schema/raw/master/csl-citation.json"} </w:instrText>
      </w:r>
      <w:r>
        <w:rPr>
          <w:rStyle w:val="12"/>
          <w:rFonts w:ascii="宋体" w:hAnsi="宋体" w:eastAsia="宋体" w:cs="宋体"/>
          <w:sz w:val="24"/>
        </w:rPr>
        <w:fldChar w:fldCharType="separate"/>
      </w:r>
      <w:r>
        <w:rPr>
          <w:rFonts w:hint="default" w:ascii="Calibri" w:hAnsi="Calibri" w:eastAsia="宋体" w:cs="Calibri"/>
          <w:sz w:val="21"/>
          <w:lang w:eastAsia="zh-CN"/>
        </w:rPr>
        <w:t>[24]</w:t>
      </w:r>
      <w:r>
        <w:rPr>
          <w:rStyle w:val="12"/>
          <w:rFonts w:ascii="宋体" w:hAnsi="宋体" w:eastAsia="宋体" w:cs="宋体"/>
          <w:sz w:val="24"/>
        </w:rPr>
        <w:fldChar w:fldCharType="end"/>
      </w:r>
      <w:ins w:id="15" w:author="Yun Liu" w:date="2026-02-01T11:00:00Z">
        <w:r>
          <w:rPr>
            <w:rStyle w:val="12"/>
            <w:rFonts w:hint="eastAsia" w:ascii="宋体" w:hAnsi="宋体" w:eastAsia="宋体" w:cs="宋体"/>
            <w:sz w:val="24"/>
          </w:rPr>
          <w:t>和</w:t>
        </w:r>
      </w:ins>
      <w:ins w:id="16" w:author="Yun Liu" w:date="2026-02-01T11:00:00Z">
        <w:r>
          <w:rPr>
            <w:rStyle w:val="12"/>
            <w:rFonts w:ascii="宋体" w:hAnsi="宋体" w:eastAsia="宋体" w:cs="宋体"/>
            <w:sz w:val="24"/>
          </w:rPr>
          <w:t>Prodigal</w:t>
        </w:r>
      </w:ins>
      <w:r>
        <w:rPr>
          <w:rStyle w:val="12"/>
          <w:rFonts w:ascii="宋体" w:hAnsi="宋体" w:eastAsia="宋体" w:cs="宋体"/>
          <w:sz w:val="24"/>
        </w:rPr>
        <w:fldChar w:fldCharType="begin"/>
      </w:r>
      <w:r>
        <w:rPr>
          <w:rStyle w:val="12"/>
          <w:rFonts w:hint="eastAsia" w:ascii="宋体" w:hAnsi="宋体" w:eastAsia="宋体" w:cs="宋体"/>
          <w:sz w:val="24"/>
          <w:lang w:eastAsia="zh-CN"/>
        </w:rPr>
        <w:instrText xml:space="preserve"> ADDIN ZOTERO_ITEM CSL_CITATION {"citationID":"UiBzxLIs","properties":{"formattedCitation":"[25]","plainCitation":"[25]","noteIndex":0},"citationItems":[{"id":65,"uris":["http://zotero.org/users/local/zpeSAeyk/items/2LXUJJVV"],"itemData":{"id":65,"type":"article-journal","container-title":"BMC Bioinformatics","DOI":"10.1186/1471-2105-11-119","ISSN":"1471-2105","issue":"1","publisher":"Springer Science and Business Media LLC","title":"Prodigal: prokaryotic gene recognition and translation initiation site identification","URL":"http://dx.doi.org/10.1186/1471-2105-11-119","volume":"11","author":[{"family":"Hyatt","given":"Doug"},{"family":"Chen","given":"Gwo-Liang"},{"family":"LoCascio","given":"Philip F"},{"family":"Land","given":"Miriam L"},{"family":"Larimer","given":"Frank W"},{"family":"Hauser","given":"Loren J"}],"issued":{"date-parts":[["2010",3]]}}}],"schema":"https://github.com/citation-style-language/schema/raw/master/csl-citation.json"} </w:instrText>
      </w:r>
      <w:r>
        <w:rPr>
          <w:rStyle w:val="12"/>
          <w:rFonts w:ascii="宋体" w:hAnsi="宋体" w:eastAsia="宋体" w:cs="宋体"/>
          <w:sz w:val="24"/>
        </w:rPr>
        <w:fldChar w:fldCharType="separate"/>
      </w:r>
      <w:r>
        <w:rPr>
          <w:rFonts w:hint="default" w:ascii="Calibri" w:hAnsi="Calibri" w:eastAsia="宋体" w:cs="Calibri"/>
          <w:sz w:val="21"/>
          <w:lang w:eastAsia="zh-CN"/>
        </w:rPr>
        <w:t>[25]</w:t>
      </w:r>
      <w:r>
        <w:rPr>
          <w:rStyle w:val="12"/>
          <w:rFonts w:ascii="宋体" w:hAnsi="宋体" w:eastAsia="宋体" w:cs="宋体"/>
          <w:sz w:val="24"/>
        </w:rPr>
        <w:fldChar w:fldCharType="end"/>
      </w:r>
      <w:commentRangeEnd w:id="10"/>
      <w:r>
        <w:rPr>
          <w:rStyle w:val="16"/>
          <w:rFonts w:ascii="宋体" w:hAnsi="宋体" w:eastAsia="宋体" w:cs="宋体"/>
          <w:sz w:val="24"/>
          <w:szCs w:val="24"/>
        </w:rPr>
        <w:commentReference w:id="10"/>
      </w:r>
      <w:ins w:id="17" w:author="Yun Liu" w:date="2026-02-01T10:59:00Z">
        <w:r>
          <w:rPr>
            <w:rFonts w:ascii="宋体" w:hAnsi="宋体" w:eastAsia="宋体" w:cs="宋体"/>
            <w:sz w:val="24"/>
          </w:rPr>
          <w:t>工具</w:t>
        </w:r>
      </w:ins>
      <w:r>
        <w:rPr>
          <w:rFonts w:hint="eastAsia" w:ascii="宋体" w:hAnsi="宋体" w:eastAsia="宋体" w:cs="宋体"/>
          <w:sz w:val="24"/>
          <w:lang w:val="en-US" w:eastAsia="zh-CN"/>
        </w:rPr>
        <w:t>对</w:t>
      </w:r>
      <w:ins w:id="18" w:author="Yun Liu" w:date="2026-02-01T11:00:00Z">
        <w:r>
          <w:rPr>
            <w:rFonts w:hint="eastAsia" w:ascii="宋体" w:hAnsi="宋体" w:eastAsia="宋体" w:cs="宋体"/>
            <w:sz w:val="24"/>
          </w:rPr>
          <w:t>噬菌体和宿主基因组</w:t>
        </w:r>
      </w:ins>
      <w:r>
        <w:rPr>
          <w:rFonts w:hint="eastAsia" w:ascii="宋体" w:hAnsi="宋体" w:eastAsia="宋体" w:cs="宋体"/>
          <w:sz w:val="24"/>
        </w:rPr>
        <w:t xml:space="preserve">进行开放阅读框预测，获得全部候选蛋白质序列。去冗余前，共得到 1,076,454 条噬菌体蛋白序列和 2,335,879 条宿主蛋白序列，总计 3,412,333 条蛋白序列。考虑到大量高度相似蛋白会造成图规模冗余，我们进一步采用 CD-HIT </w:t>
      </w:r>
      <w:r>
        <w:rPr>
          <w:rFonts w:hint="eastAsia" w:ascii="宋体" w:hAnsi="宋体" w:eastAsia="宋体" w:cs="宋体"/>
          <w:sz w:val="24"/>
        </w:rPr>
        <w:fldChar w:fldCharType="begin"/>
      </w:r>
      <w:r>
        <w:rPr>
          <w:rFonts w:hint="eastAsia" w:ascii="宋体" w:hAnsi="宋体" w:eastAsia="宋体" w:cs="宋体"/>
          <w:sz w:val="24"/>
          <w:lang w:eastAsia="zh-CN"/>
        </w:rPr>
        <w:instrText xml:space="preserve"> ADDIN ZOTERO_ITEM CSL_CITATION {"citationID":"bux94pFF","properties":{"formattedCitation":"[26]","plainCitation":"[26]","noteIndex":0},"citationItems":[{"id":73,"uris":["http://zotero.org/users/local/zpeSAeyk/items/2SK5P6DC"],"itemData":{"id":73,"type":"document","DOI":"10.1093/bioinformatics/btl158","publisher":"Oxford University Press (OUP)","title":"Cd-hit: a fast program for clustering and comparing large sets of protein or nucleotide sequences","URL":"http://dx.doi.org/10.1093/bioinformatics/btl158","author":[{"family":"Li","given":"Weizhong"},{"family":"Godzik","given":"Adam"}],"issued":{"date-parts":[["2006"]]}}}],"schema":"https://github.com/citation-style-language/schema/raw/master/csl-citation.json"} </w:instrText>
      </w:r>
      <w:r>
        <w:rPr>
          <w:rFonts w:hint="eastAsia" w:ascii="宋体" w:hAnsi="宋体" w:eastAsia="宋体" w:cs="宋体"/>
          <w:sz w:val="24"/>
        </w:rPr>
        <w:fldChar w:fldCharType="separate"/>
      </w:r>
      <w:r>
        <w:rPr>
          <w:rFonts w:hint="default" w:ascii="Calibri" w:hAnsi="Calibri" w:eastAsia="宋体" w:cs="Calibri"/>
          <w:sz w:val="21"/>
          <w:lang w:eastAsia="zh-CN"/>
        </w:rPr>
        <w:t>[26]</w:t>
      </w:r>
      <w:r>
        <w:rPr>
          <w:rFonts w:hint="eastAsia" w:ascii="宋体" w:hAnsi="宋体" w:eastAsia="宋体" w:cs="宋体"/>
          <w:sz w:val="24"/>
        </w:rPr>
        <w:fldChar w:fldCharType="end"/>
      </w:r>
      <w:r>
        <w:rPr>
          <w:rFonts w:hint="eastAsia" w:ascii="宋体" w:hAnsi="宋体" w:eastAsia="宋体" w:cs="宋体"/>
          <w:sz w:val="24"/>
        </w:rPr>
        <w:t>对噬菌体蛋白和宿主蛋白分别在 80% 序列一致性阈值下进行</w:t>
      </w:r>
      <w:r>
        <w:rPr>
          <w:rFonts w:hint="eastAsia" w:ascii="宋体" w:hAnsi="宋体" w:eastAsia="宋体" w:cs="宋体"/>
          <w:sz w:val="24"/>
          <w:lang w:val="en-US" w:eastAsia="zh-CN"/>
        </w:rPr>
        <w:t>序列</w:t>
      </w:r>
      <w:r>
        <w:rPr>
          <w:rFonts w:hint="eastAsia" w:ascii="宋体" w:hAnsi="宋体" w:eastAsia="宋体" w:cs="宋体"/>
          <w:sz w:val="24"/>
        </w:rPr>
        <w:t>聚类去冗余；去冗余后，噬菌体蛋白被压缩为 206,975 个聚类，宿主蛋白被压缩为 594,453 个聚类，总计 801,428 个非冗余蛋白聚类。随后，以每个聚类的代表序列作为 protein 节点的特征载体</w:t>
      </w:r>
      <w:r>
        <w:rPr>
          <w:rFonts w:hint="eastAsia" w:ascii="宋体" w:hAnsi="宋体" w:eastAsia="宋体" w:cs="宋体"/>
          <w:sz w:val="24"/>
          <w:lang w:eastAsia="zh-CN"/>
        </w:rPr>
        <w:t>，</w:t>
      </w:r>
      <w:r>
        <w:rPr>
          <w:rFonts w:hint="eastAsia" w:ascii="宋体" w:hAnsi="宋体" w:eastAsia="宋体" w:cs="宋体"/>
          <w:sz w:val="24"/>
          <w:lang w:val="en-US" w:eastAsia="zh-CN"/>
        </w:rPr>
        <w:t>并使用</w:t>
      </w:r>
      <w:ins w:id="19" w:author="Yun Liu" w:date="2026-02-01T11:00:00Z">
        <w:r>
          <w:rPr>
            <w:rFonts w:ascii="宋体" w:hAnsi="宋体" w:eastAsia="宋体" w:cs="宋体"/>
            <w:sz w:val="24"/>
          </w:rPr>
          <w:t xml:space="preserve"> </w:t>
        </w:r>
      </w:ins>
      <w:ins w:id="20" w:author="Yun Liu" w:date="2026-02-01T11:00:00Z">
        <w:commentRangeStart w:id="11"/>
        <w:commentRangeStart w:id="12"/>
        <w:r>
          <w:rPr>
            <w:rStyle w:val="12"/>
            <w:rFonts w:ascii="宋体" w:hAnsi="宋体" w:eastAsia="宋体" w:cs="宋体"/>
            <w:sz w:val="24"/>
          </w:rPr>
          <w:t>ESM2（esm2_t33_650M_UR50D）</w:t>
        </w:r>
        <w:commentRangeEnd w:id="11"/>
      </w:ins>
      <w:r>
        <w:rPr>
          <w:rStyle w:val="16"/>
          <w:rFonts w:ascii="宋体" w:hAnsi="宋体" w:eastAsia="宋体" w:cs="宋体"/>
          <w:sz w:val="24"/>
          <w:szCs w:val="24"/>
        </w:rPr>
        <w:commentReference w:id="11"/>
      </w:r>
      <w:commentRangeEnd w:id="12"/>
      <w:r>
        <w:commentReference w:id="12"/>
      </w:r>
      <w:r>
        <w:rPr>
          <w:rStyle w:val="16"/>
          <w:rFonts w:ascii="宋体" w:hAnsi="宋体" w:eastAsia="宋体" w:cs="宋体"/>
          <w:sz w:val="24"/>
          <w:szCs w:val="24"/>
        </w:rPr>
        <w:fldChar w:fldCharType="begin"/>
      </w:r>
      <w:r>
        <w:rPr>
          <w:rStyle w:val="16"/>
          <w:rFonts w:hint="eastAsia" w:ascii="宋体" w:hAnsi="宋体" w:eastAsia="宋体" w:cs="宋体"/>
          <w:sz w:val="24"/>
          <w:szCs w:val="24"/>
          <w:lang w:eastAsia="zh-CN"/>
        </w:rPr>
        <w:instrText xml:space="preserve"> ADDIN ZOTERO_ITEM CSL_CITATION {"citationID":"IWY2v2BY","properties":{"formattedCitation":"[27]","plainCitation":"[27]","noteIndex":0},"citationItems":[{"id":66,"uris":["http://zotero.org/users/local/zpeSAeyk/items/TUNSFLRQ"],"itemData":{"id":66,"type":"article-journal","DOI":"10.1101/2022.07.20.500902","publisher":"openRxiv","title":"Evolutionary-scale prediction of atomic level protein structure with a language model","URL":"http://dx.doi.org/10.1101/2022.07.20.500902","author":[{"family":"Lin","given":"Zeming"},{"family":"Akin","given":"Halil"},{"family":"Rao","given":"Roshan"},{"family":"Hie","given":"Brian"},{"family":"Zhu","given":"Zhongkai"},{"family":"Lu","given":"Wenting"},{"family":"Smetanin","given":"Nikita"},{"family":"Verkuil","given":"Robert"},{"family":"Kabeli","given":"Ori"},{"family":"Shmueli","given":"Yaniv"},{"family":"Santos Costa","given":"Allan","non-dropping-particle":"dos"},{"family":"Fazel-Zarandi","given":"Maryam"},{"family":"Sercu","given":"Tom"},{"family":"Candido","given":"Salvatore"},{"family":"Rives","given":"Alexander"}],"issued":{"date-parts":[["2022",7]]}}}],"schema":"https://github.com/citation-style-language/schema/raw/master/csl-citation.json"} </w:instrText>
      </w:r>
      <w:r>
        <w:rPr>
          <w:rStyle w:val="16"/>
          <w:rFonts w:ascii="宋体" w:hAnsi="宋体" w:eastAsia="宋体" w:cs="宋体"/>
          <w:sz w:val="24"/>
          <w:szCs w:val="24"/>
        </w:rPr>
        <w:fldChar w:fldCharType="separate"/>
      </w:r>
      <w:r>
        <w:rPr>
          <w:rFonts w:hint="default" w:ascii="Calibri" w:hAnsi="Calibri" w:eastAsia="宋体" w:cs="Calibri"/>
          <w:sz w:val="21"/>
          <w:lang w:eastAsia="zh-CN"/>
        </w:rPr>
        <w:t>[27]</w:t>
      </w:r>
      <w:r>
        <w:rPr>
          <w:rStyle w:val="16"/>
          <w:rFonts w:ascii="宋体" w:hAnsi="宋体" w:eastAsia="宋体" w:cs="宋体"/>
          <w:sz w:val="24"/>
          <w:szCs w:val="24"/>
        </w:rPr>
        <w:fldChar w:fldCharType="end"/>
      </w:r>
      <w:ins w:id="21" w:author="Yun Liu" w:date="2026-02-01T11:00:00Z">
        <w:r>
          <w:rPr>
            <w:rFonts w:ascii="宋体" w:hAnsi="宋体" w:eastAsia="宋体" w:cs="宋体"/>
            <w:sz w:val="24"/>
          </w:rPr>
          <w:t xml:space="preserve"> 模型</w:t>
        </w:r>
      </w:ins>
      <w:r>
        <w:rPr>
          <w:rFonts w:hint="eastAsia" w:ascii="宋体" w:hAnsi="宋体" w:eastAsia="宋体" w:cs="宋体"/>
          <w:sz w:val="24"/>
          <w:lang w:val="en-US" w:eastAsia="zh-CN"/>
        </w:rPr>
        <w:t>对</w:t>
      </w:r>
      <w:r>
        <w:rPr>
          <w:rFonts w:ascii="宋体" w:hAnsi="宋体" w:eastAsia="宋体" w:cs="宋体"/>
          <w:sz w:val="24"/>
        </w:rPr>
        <w:t>其氨基酸序列进行</w:t>
      </w:r>
      <w:ins w:id="22" w:author="Yun Liu" w:date="2026-02-01T11:00:00Z">
        <w:r>
          <w:rPr>
            <w:rFonts w:ascii="宋体" w:hAnsi="宋体" w:eastAsia="宋体" w:cs="宋体"/>
            <w:sz w:val="24"/>
          </w:rPr>
          <w:t>编码，生成蛋白质语言模型嵌入。该嵌入同时捕获序列的结构与功能信号，能够在噬菌体与宿主间建立跨模态的语义联系，为图中“噬菌体–蛋白–宿主”</w:t>
        </w:r>
      </w:ins>
      <w:r>
        <w:rPr>
          <w:rFonts w:ascii="宋体" w:hAnsi="宋体" w:eastAsia="宋体" w:cs="宋体"/>
          <w:sz w:val="24"/>
        </w:rPr>
        <w:t>关系提供更具生物学意义的功能表征，并在控制冗余的同时提升模型对跨物种蛋白功能相似性的刻画能力。</w:t>
      </w:r>
    </w:p>
    <w:p>
      <w:pPr>
        <w:numPr>
          <w:ilvl w:val="0"/>
          <w:numId w:val="2"/>
        </w:numPr>
        <w:rPr>
          <w:rFonts w:hint="eastAsia" w:ascii="宋体" w:hAnsi="宋体" w:eastAsia="宋体" w:cs="宋体"/>
          <w:sz w:val="24"/>
        </w:rPr>
      </w:pPr>
      <w:r>
        <w:rPr>
          <w:rFonts w:hint="eastAsia" w:ascii="宋体" w:hAnsi="宋体" w:eastAsia="宋体" w:cs="宋体"/>
          <w:sz w:val="24"/>
        </w:rPr>
        <w:t>Taxonomy 节点的定义与特征构建</w:t>
      </w:r>
    </w:p>
    <w:p>
      <w:pPr>
        <w:ind w:firstLine="480" w:firstLineChars="200"/>
        <w:rPr>
          <w:rFonts w:hint="eastAsia" w:ascii="宋体" w:hAnsi="宋体" w:eastAsia="宋体" w:cs="宋体"/>
          <w:sz w:val="24"/>
        </w:rPr>
      </w:pPr>
      <w:r>
        <w:rPr>
          <w:rFonts w:hint="eastAsia" w:ascii="宋体" w:hAnsi="宋体" w:eastAsia="宋体" w:cs="宋体"/>
          <w:sz w:val="24"/>
        </w:rPr>
        <w:t>在本研究构建的异构图中，taxonomy 节点表示宿主所属系统发育分类体系中的分类学单元，而不是具体的基因组序列本身。构建这些节点所用的 taxonomy 表来源于 NCBI Taxonomy 数据库下载的分类学信息表，其中包含 taxid、parent_taxid、name 和 rank 等字段。每个 taxonomy 节点由唯一的 taxid 标识，可对应种、属、科、目等不同层级的分类单元；节点同时记录其父节点编号（parent_taxid）、分类等级（rank）以及名称等信息。宿主节点通过 host-belongs_to-taxonomy 边连接到与其 taxid 对应的 taxonomy 节点，从而将宿主的系统发育背景显式引入图结构中。这样，taxonomy 节点的作用是为模型提供宿主在分类树中的层级位置及其与其他宿主的亲缘关系先验。</w:t>
      </w:r>
    </w:p>
    <w:p>
      <w:pPr>
        <w:ind w:firstLine="480" w:firstLineChars="200"/>
        <w:rPr>
          <w:rFonts w:hint="eastAsia" w:ascii="宋体" w:hAnsi="宋体" w:eastAsia="宋体" w:cs="宋体"/>
          <w:sz w:val="24"/>
        </w:rPr>
      </w:pPr>
      <w:r>
        <w:rPr>
          <w:rFonts w:hint="eastAsia" w:ascii="宋体" w:hAnsi="宋体" w:eastAsia="宋体" w:cs="宋体"/>
          <w:sz w:val="24"/>
        </w:rPr>
        <w:t>Taxonomy 节点表示的获取分为“分类树构建”和“嵌入学习”两个步骤。首先，根据 taxonomy 表中的 taxid-parent_taxid 关系构建有向分类树，并为每个 taxonomy 节点提取其祖先链。随后，将每个节点与其上游祖先节点组成正样本对，以刻画“子节点应靠近其祖先节点”的层级约束；在本文的实现中，祖先关系最多追溯 3 层，并根据祖先距离赋予衰减权重，以增强近层级关系的重要性。基于这些层级约束，我们在 64 维 Poincaré 双曲空间中学习 taxonomy 节点嵌入，使具有真实系统发育关系的节点在几何空间中保持更近的距离，而无关节点则被拉开。训练过程中结合随机负样本与难负样本挖掘，并采用基于间隔的排序损失进行优化。最后，为了便于与 DNABERT 和 ESM2 等欧氏空间特征进行统一融合，将训练得到的双曲嵌入通过 logmap0 映射到原点切空间，得到 taxonomy 节点的最终特征表示，并输入后续异构图神经网络进行学习。</w:t>
      </w:r>
    </w:p>
    <w:p>
      <w:pPr>
        <w:ind w:firstLine="480" w:firstLineChars="200"/>
        <w:rPr>
          <w:rFonts w:hint="eastAsia" w:ascii="宋体" w:hAnsi="宋体" w:eastAsia="宋体" w:cs="宋体"/>
          <w:sz w:val="24"/>
        </w:rPr>
      </w:pPr>
    </w:p>
    <w:p>
      <w:pPr>
        <w:ind w:firstLine="480"/>
        <w:rPr>
          <w:rFonts w:hint="eastAsia" w:ascii="宋体" w:hAnsi="宋体" w:eastAsia="宋体" w:cs="宋体"/>
          <w:strike/>
          <w:sz w:val="24"/>
        </w:rPr>
      </w:pPr>
      <w:commentRangeStart w:id="13"/>
      <w:commentRangeStart w:id="14"/>
      <w:r>
        <w:rPr>
          <w:rStyle w:val="16"/>
          <w:rFonts w:hint="eastAsia" w:ascii="宋体" w:hAnsi="宋体" w:eastAsia="宋体" w:cs="宋体"/>
          <w:sz w:val="24"/>
          <w:szCs w:val="24"/>
        </w:rPr>
        <w:commentReference w:id="13"/>
      </w:r>
      <w:commentRangeEnd w:id="13"/>
      <w:commentRangeEnd w:id="14"/>
      <w:r>
        <w:commentReference w:id="14"/>
      </w:r>
    </w:p>
    <w:p>
      <w:pPr>
        <w:ind w:firstLine="480" w:firstLineChars="200"/>
        <w:rPr>
          <w:rFonts w:hint="eastAsia" w:ascii="宋体" w:hAnsi="宋体" w:eastAsia="宋体" w:cs="宋体"/>
          <w:sz w:val="24"/>
        </w:rPr>
      </w:pPr>
    </w:p>
    <w:p>
      <w:pPr>
        <w:rPr>
          <w:rFonts w:hint="eastAsia" w:ascii="宋体" w:hAnsi="宋体" w:eastAsia="宋体" w:cs="宋体"/>
          <w:sz w:val="24"/>
        </w:rPr>
      </w:pPr>
      <w:r>
        <w:rPr>
          <w:rFonts w:hint="eastAsia" w:ascii="宋体" w:hAnsi="宋体" w:eastAsia="宋体" w:cs="宋体"/>
          <w:sz w:val="24"/>
        </w:rPr>
        <w:t>图边构建</w:t>
      </w:r>
    </w:p>
    <w:p>
      <w:pPr>
        <w:rPr>
          <w:rFonts w:hint="eastAsia" w:ascii="宋体" w:hAnsi="宋体" w:eastAsia="宋体" w:cs="宋体"/>
          <w:sz w:val="24"/>
        </w:rPr>
      </w:pPr>
    </w:p>
    <w:p>
      <w:pPr>
        <w:rPr>
          <w:rFonts w:hint="eastAsia" w:ascii="宋体" w:hAnsi="宋体" w:eastAsia="宋体" w:cs="宋体"/>
          <w:sz w:val="24"/>
        </w:rPr>
      </w:pPr>
      <w:r>
        <w:rPr>
          <w:rFonts w:ascii="宋体" w:hAnsi="宋体" w:eastAsia="宋体" w:cs="宋体"/>
          <w:sz w:val="24"/>
        </w:rPr>
        <w:t>为综合刻画噬菌体–宿主系统的多层级生物学关联，本研究在异构图中定义七类边类型：</w:t>
      </w:r>
    </w:p>
    <w:p>
      <w:pPr>
        <w:rPr>
          <w:rFonts w:hint="eastAsia" w:ascii="宋体" w:hAnsi="宋体" w:eastAsia="宋体" w:cs="宋体"/>
          <w:sz w:val="24"/>
        </w:rPr>
      </w:pPr>
      <w:r>
        <w:rPr>
          <w:rFonts w:hint="eastAsia" w:ascii="宋体" w:hAnsi="宋体" w:eastAsia="宋体" w:cs="宋体"/>
          <w:sz w:val="24"/>
        </w:rPr>
        <w:t>(1) 噬菌体–噬菌体相似性（phage–phage interacts phage）</w:t>
      </w:r>
    </w:p>
    <w:p>
      <w:pPr>
        <w:rPr>
          <w:rFonts w:hint="eastAsia" w:ascii="宋体" w:hAnsi="宋体" w:eastAsia="宋体" w:cs="宋体"/>
          <w:sz w:val="24"/>
        </w:rPr>
      </w:pPr>
      <w:r>
        <w:rPr>
          <w:rFonts w:hint="eastAsia" w:ascii="宋体" w:hAnsi="宋体" w:eastAsia="宋体" w:cs="宋体"/>
          <w:sz w:val="24"/>
        </w:rPr>
        <w:t>(2) 宿主–宿主相似性（host–host interacts host）</w:t>
      </w:r>
    </w:p>
    <w:p>
      <w:pPr>
        <w:rPr>
          <w:rFonts w:hint="eastAsia" w:ascii="宋体" w:hAnsi="宋体" w:eastAsia="宋体" w:cs="宋体"/>
          <w:sz w:val="24"/>
        </w:rPr>
      </w:pPr>
      <w:r>
        <w:rPr>
          <w:rFonts w:hint="eastAsia" w:ascii="宋体" w:hAnsi="宋体" w:eastAsia="宋体" w:cs="宋体"/>
          <w:sz w:val="24"/>
        </w:rPr>
        <w:t>(3) 噬菌体–蛋白编码关系（phage–encodes–protein）</w:t>
      </w:r>
    </w:p>
    <w:p>
      <w:pPr>
        <w:rPr>
          <w:rFonts w:hint="eastAsia" w:ascii="宋体" w:hAnsi="宋体" w:eastAsia="宋体" w:cs="宋体"/>
          <w:sz w:val="24"/>
        </w:rPr>
      </w:pPr>
      <w:r>
        <w:rPr>
          <w:rFonts w:hint="eastAsia" w:ascii="宋体" w:hAnsi="宋体" w:eastAsia="宋体" w:cs="宋体"/>
          <w:sz w:val="24"/>
        </w:rPr>
        <w:t>(4) 宿主–蛋白编码关系（host–encodes–protein）</w:t>
      </w:r>
    </w:p>
    <w:p>
      <w:pPr>
        <w:rPr>
          <w:rFonts w:hint="eastAsia" w:ascii="宋体" w:hAnsi="宋体" w:eastAsia="宋体" w:cs="宋体"/>
          <w:sz w:val="24"/>
        </w:rPr>
      </w:pPr>
      <w:r>
        <w:rPr>
          <w:rFonts w:hint="eastAsia" w:ascii="宋体" w:hAnsi="宋体" w:eastAsia="宋体" w:cs="宋体"/>
          <w:sz w:val="24"/>
        </w:rPr>
        <w:t>(5) 宿主–分类学隶属关系（host–belongs_to–taxonomy）</w:t>
      </w:r>
    </w:p>
    <w:p>
      <w:pPr>
        <w:rPr>
          <w:rFonts w:hint="eastAsia" w:ascii="宋体" w:hAnsi="宋体" w:eastAsia="宋体" w:cs="宋体"/>
          <w:sz w:val="24"/>
        </w:rPr>
      </w:pPr>
      <w:r>
        <w:rPr>
          <w:rFonts w:hint="eastAsia" w:ascii="宋体" w:hAnsi="宋体" w:eastAsia="宋体" w:cs="宋体"/>
          <w:sz w:val="24"/>
        </w:rPr>
        <w:t>(6) 分类学内部层级关系（taxonomy–related–taxonomy）</w:t>
      </w:r>
    </w:p>
    <w:p>
      <w:pPr>
        <w:rPr>
          <w:rFonts w:hint="eastAsia" w:ascii="宋体" w:hAnsi="宋体" w:eastAsia="宋体" w:cs="宋体"/>
          <w:sz w:val="24"/>
        </w:rPr>
      </w:pPr>
      <w:r>
        <w:rPr>
          <w:rFonts w:hint="eastAsia" w:ascii="宋体" w:hAnsi="宋体" w:eastAsia="宋体" w:cs="宋体"/>
          <w:sz w:val="24"/>
        </w:rPr>
        <w:t>(7) 噬菌体–宿主感染关系（phage–infects–host）</w:t>
      </w:r>
    </w:p>
    <w:p>
      <w:pPr>
        <w:rPr>
          <w:rFonts w:hint="eastAsia" w:ascii="宋体" w:hAnsi="宋体" w:eastAsia="宋体" w:cs="宋体"/>
          <w:sz w:val="24"/>
        </w:rPr>
      </w:pPr>
      <w:r>
        <w:rPr>
          <w:rFonts w:hint="eastAsia" w:ascii="宋体" w:hAnsi="宋体" w:eastAsia="宋体" w:cs="宋体"/>
          <w:sz w:val="24"/>
        </w:rPr>
        <w:t>不同类型的边对应不同层面的生物学语义，涵盖了分子同源性、功能关联、系统发育与真实感染标签。</w:t>
      </w:r>
    </w:p>
    <w:p>
      <w:pPr>
        <w:rPr>
          <w:rFonts w:hint="eastAsia" w:ascii="宋体" w:hAnsi="宋体" w:eastAsia="宋体" w:cs="宋体"/>
          <w:b/>
          <w:sz w:val="24"/>
        </w:rPr>
      </w:pPr>
      <w:r>
        <w:rPr>
          <w:rFonts w:hint="eastAsia" w:ascii="宋体" w:hAnsi="宋体" w:eastAsia="宋体" w:cs="宋体"/>
          <w:b/>
          <w:sz w:val="24"/>
        </w:rPr>
        <w:t>（1）Phage–Phage 与 Host–Host 相似性边。</w:t>
      </w:r>
    </w:p>
    <w:p>
      <w:pPr>
        <w:ind w:firstLine="480" w:firstLineChars="200"/>
        <w:rPr>
          <w:rFonts w:hint="eastAsia" w:ascii="宋体" w:hAnsi="宋体" w:eastAsia="宋体" w:cs="宋体"/>
          <w:sz w:val="24"/>
        </w:rPr>
      </w:pPr>
      <w:r>
        <w:rPr>
          <w:rFonts w:hint="eastAsia" w:ascii="宋体" w:hAnsi="宋体" w:eastAsia="宋体" w:cs="宋体"/>
          <w:sz w:val="24"/>
        </w:rPr>
        <w:t>为衡量噬菌体</w:t>
      </w:r>
      <w:ins w:id="23" w:author="Yun Liu" w:date="2026-02-01T11:10:00Z">
        <w:r>
          <w:rPr>
            <w:rFonts w:hint="eastAsia" w:ascii="宋体" w:hAnsi="宋体" w:eastAsia="宋体" w:cs="宋体"/>
            <w:sz w:val="24"/>
          </w:rPr>
          <w:t>、</w:t>
        </w:r>
      </w:ins>
      <w:r>
        <w:rPr>
          <w:rFonts w:hint="eastAsia" w:ascii="宋体" w:hAnsi="宋体" w:eastAsia="宋体" w:cs="宋体"/>
          <w:sz w:val="24"/>
        </w:rPr>
        <w:t>宿主</w:t>
      </w:r>
      <w:ins w:id="24" w:author="Yun Liu" w:date="2026-02-01T11:10:00Z">
        <w:r>
          <w:rPr>
            <w:rFonts w:hint="eastAsia" w:ascii="宋体" w:hAnsi="宋体" w:eastAsia="宋体" w:cs="宋体"/>
            <w:sz w:val="24"/>
          </w:rPr>
          <w:t>基因组</w:t>
        </w:r>
      </w:ins>
      <w:r>
        <w:rPr>
          <w:rFonts w:hint="eastAsia" w:ascii="宋体" w:hAnsi="宋体" w:eastAsia="宋体" w:cs="宋体"/>
          <w:sz w:val="24"/>
        </w:rPr>
        <w:t xml:space="preserve">间的序列相似性，我们基于 </w:t>
      </w:r>
      <w:commentRangeStart w:id="15"/>
      <w:r>
        <w:rPr>
          <w:rFonts w:hint="eastAsia" w:ascii="宋体" w:hAnsi="宋体" w:eastAsia="宋体" w:cs="宋体"/>
          <w:sz w:val="24"/>
        </w:rPr>
        <w:t>Sourmash</w:t>
      </w:r>
      <w:commentRangeEnd w:id="15"/>
      <w:r>
        <w:rPr>
          <w:rStyle w:val="16"/>
          <w:rFonts w:hint="eastAsia" w:ascii="宋体" w:hAnsi="宋体" w:eastAsia="宋体" w:cs="宋体"/>
          <w:sz w:val="24"/>
          <w:szCs w:val="24"/>
        </w:rPr>
        <w:commentReference w:id="15"/>
      </w:r>
      <w:r>
        <w:rPr>
          <w:rStyle w:val="16"/>
          <w:rFonts w:hint="eastAsia" w:ascii="宋体" w:hAnsi="宋体" w:eastAsia="宋体" w:cs="宋体"/>
          <w:sz w:val="24"/>
          <w:szCs w:val="24"/>
          <w:lang w:eastAsia="zh-CN"/>
        </w:rPr>
        <w:t>[27]</w:t>
      </w:r>
      <w:r>
        <w:rPr>
          <w:rFonts w:hint="eastAsia" w:ascii="宋体" w:hAnsi="宋体" w:eastAsia="宋体" w:cs="宋体"/>
          <w:sz w:val="24"/>
        </w:rPr>
        <w:t>工具进行 k-mer 特征压缩与两两比对。具体地，将每个基因组的核酸序列生成 MinHash 签名，并计算任意两两序列间的 Jaccard 相似度矩阵。在所得相似度矩阵中，筛选余弦相似度或 Jaccard 相似度 ≥0.8 的样本对以建立无向边。该方法在保持较高计算效率的同时，能有效捕捉基因组间的整体组成相似性，适用于大规模样本下的相似性网络构建，</w:t>
      </w:r>
      <w:r>
        <w:rPr>
          <w:rFonts w:ascii="宋体" w:hAnsi="宋体" w:eastAsia="宋体" w:cs="宋体"/>
          <w:sz w:val="24"/>
        </w:rPr>
        <w:t>避免了 BLASTN 类全局比对的指数级复杂度</w:t>
      </w:r>
      <w:r>
        <w:rPr>
          <w:rFonts w:hint="eastAsia" w:ascii="宋体" w:hAnsi="宋体" w:eastAsia="宋体" w:cs="宋体"/>
          <w:sz w:val="24"/>
        </w:rPr>
        <w:t>。Phage–Phage 边反映噬菌体间的基因组同源性与潜在进化关系；Host–Host 边体现宿主基因组的亲缘性或生态功能近似。通过 Sourmash 的 MinHash 压缩策略，在大幅减少计算量的同时保留了 k-mer 层面的序列特征，使得网络构建能够在数千样本规模下保持稳定与可扩展性。</w:t>
      </w:r>
    </w:p>
    <w:p>
      <w:pPr>
        <w:rPr>
          <w:rFonts w:hint="eastAsia" w:ascii="宋体" w:hAnsi="宋体" w:eastAsia="宋体" w:cs="宋体"/>
          <w:b/>
          <w:sz w:val="24"/>
        </w:rPr>
      </w:pPr>
      <w:r>
        <w:rPr>
          <w:rFonts w:hint="eastAsia" w:ascii="宋体" w:hAnsi="宋体" w:eastAsia="宋体" w:cs="宋体"/>
          <w:b/>
          <w:sz w:val="24"/>
        </w:rPr>
        <w:t>(2) Phage/Host–Protein 编码关系。</w:t>
      </w:r>
    </w:p>
    <w:p>
      <w:pPr>
        <w:ind w:firstLine="480" w:firstLineChars="200"/>
        <w:rPr>
          <w:rFonts w:hint="eastAsia" w:ascii="宋体" w:hAnsi="宋体" w:eastAsia="宋体" w:cs="宋体"/>
          <w:sz w:val="24"/>
        </w:rPr>
      </w:pPr>
      <w:r>
        <w:rPr>
          <w:rFonts w:hint="eastAsia" w:ascii="宋体" w:hAnsi="宋体" w:eastAsia="宋体" w:cs="宋体"/>
          <w:sz w:val="24"/>
        </w:rPr>
        <w:t>为描述基因组与蛋白节点的从属关系，我们建立phage–encodes–protein 边和host–encodes–protein 边。噬菌体与宿主基因组中通过 ORF 预测得到的蛋白序列，利用CD-HIT对得到的蛋白质序列去冗余处理。精炼后的蛋白质序列与对应的 protein 节点建立一对多的映射。这种从属关系为图中提供了分子层级的结构连接，允许模型同时学习基因组–蛋白的共表达与功能特征。</w:t>
      </w:r>
    </w:p>
    <w:p>
      <w:pPr>
        <w:rPr>
          <w:rFonts w:hint="eastAsia" w:ascii="宋体" w:hAnsi="宋体" w:eastAsia="宋体" w:cs="宋体"/>
          <w:b/>
          <w:sz w:val="24"/>
        </w:rPr>
      </w:pPr>
      <w:r>
        <w:rPr>
          <w:rFonts w:hint="eastAsia" w:ascii="宋体" w:hAnsi="宋体" w:eastAsia="宋体" w:cs="宋体"/>
          <w:b/>
          <w:sz w:val="24"/>
        </w:rPr>
        <w:t>（3）Host–Taxonomy 隶属关系、Taxonomy–Taxonomy 层级关系。</w:t>
      </w:r>
    </w:p>
    <w:p>
      <w:pPr>
        <w:ind w:firstLine="480" w:firstLineChars="200"/>
        <w:rPr>
          <w:rFonts w:hint="eastAsia" w:ascii="宋体" w:hAnsi="宋体" w:eastAsia="宋体" w:cs="宋体"/>
          <w:sz w:val="24"/>
        </w:rPr>
      </w:pPr>
      <w:r>
        <w:rPr>
          <w:rFonts w:hint="eastAsia" w:ascii="宋体" w:hAnsi="宋体" w:eastAsia="宋体" w:cs="宋体"/>
          <w:sz w:val="24"/>
        </w:rPr>
        <w:t>宿主的系统发育归属关系由 NCBI Taxonomy 提供。根据宿主基因组对应的 taxid 建立 host–belongs_to–taxonomy 边，使宿主节点可与其系统发育层级（种、属、科、目等）直接关联。这一结构性先验增强了模型对宿主聚类与分类特征的保真性。分类学节点间的层级关系以 父子 taxid 为依据构建，即若 taxid A 的 parent_taxid 为 B，则建立 taxonomy–related–taxonomy 边（A → B）。该部分反映系统发育树的拓扑结构，为层级信息的嵌入学习提供明确的几何约束，与前述切空间嵌入保持一致性。</w:t>
      </w:r>
    </w:p>
    <w:p>
      <w:pPr>
        <w:rPr>
          <w:rFonts w:hint="eastAsia" w:ascii="宋体" w:hAnsi="宋体" w:eastAsia="宋体" w:cs="宋体"/>
          <w:b/>
          <w:sz w:val="24"/>
        </w:rPr>
      </w:pPr>
      <w:r>
        <w:rPr>
          <w:rFonts w:hint="eastAsia" w:ascii="宋体" w:hAnsi="宋体" w:eastAsia="宋体" w:cs="宋体"/>
          <w:b/>
          <w:sz w:val="24"/>
        </w:rPr>
        <w:t>（4）Phage–Host 感染关系。</w:t>
      </w:r>
    </w:p>
    <w:p>
      <w:pPr>
        <w:ind w:firstLine="480" w:firstLineChars="200"/>
        <w:rPr>
          <w:rFonts w:hint="eastAsia" w:ascii="宋体" w:hAnsi="宋体" w:eastAsia="宋体" w:cs="宋体"/>
          <w:sz w:val="24"/>
        </w:rPr>
      </w:pPr>
      <w:r>
        <w:rPr>
          <w:rFonts w:hint="eastAsia" w:ascii="宋体" w:hAnsi="宋体" w:eastAsia="宋体" w:cs="宋体"/>
          <w:sz w:val="24"/>
        </w:rPr>
        <w:t>噬菌体–宿主感染边 (phage–infects–host) 来源于VHDB数据库标注，是本研究的监督标签边。该关系作为模型训练与评估的核心标注，用于衡量模型在识别噬菌体宿主匹配关系上的预测能力。所有感染对均通过高置信度数据集筛选，确保标签的准确性与可靠性。</w:t>
      </w:r>
    </w:p>
    <w:p>
      <w:pPr>
        <w:rPr>
          <w:rFonts w:hint="eastAsia" w:ascii="宋体" w:hAnsi="宋体" w:eastAsia="宋体" w:cs="宋体"/>
          <w:sz w:val="24"/>
        </w:rPr>
      </w:pPr>
    </w:p>
    <w:p>
      <w:pPr>
        <w:rPr>
          <w:rFonts w:hAnsi="Cambria Math" w:eastAsia="宋体" w:cs="宋体"/>
          <w:sz w:val="24"/>
        </w:rPr>
      </w:pPr>
      <w:commentRangeStart w:id="16"/>
      <w:commentRangeStart w:id="17"/>
      <w:r>
        <w:rPr>
          <w:rFonts w:hint="eastAsia" w:ascii="宋体" w:hAnsi="宋体" w:eastAsia="宋体" w:cs="宋体"/>
          <w:sz w:val="24"/>
        </w:rPr>
        <w:t>异构图注意力模型的构建与优化</w:t>
      </w:r>
      <w:commentRangeEnd w:id="16"/>
      <w:r>
        <w:rPr>
          <w:rStyle w:val="16"/>
          <w:rFonts w:hAnsi="Cambria Math" w:eastAsia="宋体" w:cs="宋体"/>
          <w:sz w:val="24"/>
          <w:szCs w:val="24"/>
        </w:rPr>
        <w:commentReference w:id="16"/>
      </w:r>
      <w:commentRangeEnd w:id="17"/>
      <w:r>
        <w:commentReference w:id="17"/>
      </w:r>
    </w:p>
    <w:p>
      <w:pPr>
        <w:rPr>
          <w:rFonts w:hint="eastAsia" w:ascii="宋体" w:hAnsi="宋体" w:eastAsia="宋体" w:cs="宋体"/>
          <w:sz w:val="24"/>
        </w:rPr>
      </w:pPr>
    </w:p>
    <w:p>
      <w:pPr>
        <w:ind w:firstLine="480" w:firstLineChars="200"/>
        <w:rPr>
          <w:rFonts w:hint="eastAsia" w:ascii="宋体" w:hAnsi="宋体" w:eastAsia="宋体" w:cs="宋体"/>
          <w:sz w:val="24"/>
        </w:rPr>
      </w:pPr>
      <w:r>
        <w:rPr>
          <w:rFonts w:ascii="宋体" w:hAnsi="宋体" w:eastAsia="宋体" w:cs="宋体"/>
          <w:sz w:val="24"/>
        </w:rPr>
        <w:t>为实现对噬菌体–宿主互作体系的高精度建模，本研究</w:t>
      </w:r>
      <w:r>
        <w:rPr>
          <w:rFonts w:hint="eastAsia" w:ascii="宋体" w:hAnsi="宋体" w:eastAsia="宋体" w:cs="宋体"/>
          <w:sz w:val="24"/>
        </w:rPr>
        <w:t xml:space="preserve">基于 GATv2 </w:t>
      </w:r>
      <w:r>
        <w:rPr>
          <w:rFonts w:ascii="宋体" w:hAnsi="宋体" w:eastAsia="宋体" w:cs="宋体"/>
          <w:sz w:val="24"/>
        </w:rPr>
        <w:t>设计并实现了</w:t>
      </w:r>
      <w:r>
        <w:rPr>
          <w:rFonts w:hint="eastAsia" w:ascii="宋体" w:hAnsi="宋体" w:eastAsia="宋体" w:cs="宋体"/>
          <w:sz w:val="24"/>
        </w:rPr>
        <w:t>一个关系感知（relation-aware）的异构图注意力模型</w:t>
      </w:r>
      <w:r>
        <w:rPr>
          <w:rFonts w:ascii="宋体" w:hAnsi="宋体" w:eastAsia="宋体" w:cs="宋体"/>
          <w:sz w:val="24"/>
        </w:rPr>
        <w:t>。该模型能够在多模态特征空间中</w:t>
      </w:r>
      <w:r>
        <w:rPr>
          <w:rFonts w:hint="eastAsia" w:ascii="宋体" w:hAnsi="宋体" w:eastAsia="宋体" w:cs="宋体"/>
          <w:sz w:val="24"/>
        </w:rPr>
        <w:t>整合</w:t>
      </w:r>
      <w:r>
        <w:rPr>
          <w:rFonts w:ascii="宋体" w:hAnsi="宋体" w:eastAsia="宋体" w:cs="宋体"/>
          <w:sz w:val="24"/>
        </w:rPr>
        <w:t>噬菌体序列、宿主基因组、蛋白质功能与分类学层级</w:t>
      </w:r>
      <w:r>
        <w:rPr>
          <w:rFonts w:hint="eastAsia" w:ascii="宋体" w:hAnsi="宋体" w:eastAsia="宋体" w:cs="宋体"/>
          <w:sz w:val="24"/>
        </w:rPr>
        <w:t>信息</w:t>
      </w:r>
      <w:r>
        <w:rPr>
          <w:rFonts w:ascii="宋体" w:hAnsi="宋体" w:eastAsia="宋体" w:cs="宋体"/>
          <w:sz w:val="24"/>
        </w:rPr>
        <w:t>，通过关系特定的注意力机制实现跨尺度生物语义的联合建模，用于预测噬菌体的潜在宿主。</w:t>
      </w:r>
    </w:p>
    <w:p>
      <w:pPr>
        <w:pStyle w:val="18"/>
        <w:ind w:firstLine="482" w:firstLineChars="200"/>
        <w:rPr>
          <w:rFonts w:ascii="宋体" w:hAnsi="宋体" w:eastAsia="宋体" w:cs="宋体"/>
          <w:sz w:val="24"/>
        </w:rPr>
      </w:pPr>
      <w:r>
        <w:rPr>
          <w:rFonts w:ascii="宋体" w:hAnsi="宋体" w:eastAsia="宋体" w:cs="宋体"/>
          <w:b/>
          <w:bCs/>
          <w:sz w:val="24"/>
        </w:rPr>
        <w:t>消息传递骨架。</w:t>
      </w:r>
      <w:r>
        <w:rPr>
          <w:rFonts w:ascii="宋体" w:hAnsi="宋体" w:eastAsia="宋体" w:cs="宋体"/>
          <w:sz w:val="24"/>
        </w:rPr>
        <w:t>模型结构如式（1）所示，可视为多层 HeteroConv(GATv2Conv) 的堆叠网络：</w:t>
      </w:r>
    </w:p>
    <w:p>
      <w:pPr>
        <w:pStyle w:val="18"/>
        <w:ind w:left="1680" w:hanging="1680" w:hangingChars="700"/>
        <w:jc w:val="center"/>
      </w:pPr>
      <m:oMathPara>
        <m:oMath>
          <m:sSubSup>
            <m:sSubSupPr>
              <m:ctrlPr>
                <w:rPr>
                  <w:rFonts w:ascii="Cambria Math" w:hAnsi="Cambria Math" w:eastAsia="宋体" w:cs="宋体"/>
                  <w:sz w:val="24"/>
                </w:rPr>
              </m:ctrlPr>
            </m:sSubSupPr>
            <m:e>
              <m:r>
                <m:rPr>
                  <m:sty m:val="p"/>
                </m:rPr>
                <w:rPr>
                  <w:rFonts w:ascii="Cambria Math" w:hAnsi="Cambria Math" w:eastAsia="宋体" w:cs="宋体"/>
                  <w:sz w:val="24"/>
                </w:rPr>
                <m:t>h</m:t>
              </m:r>
              <m:ctrlPr>
                <w:rPr>
                  <w:rFonts w:ascii="Cambria Math" w:hAnsi="Cambria Math" w:eastAsia="宋体" w:cs="宋体"/>
                  <w:sz w:val="24"/>
                </w:rPr>
              </m:ctrlPr>
            </m:e>
            <m:sub>
              <m:r>
                <m:rPr>
                  <m:sty m:val="p"/>
                </m:rPr>
                <w:rPr>
                  <w:rFonts w:ascii="Cambria Math" w:hAnsi="Cambria Math" w:eastAsia="宋体" w:cs="宋体"/>
                  <w:sz w:val="24"/>
                </w:rPr>
                <m:t>v</m:t>
              </m:r>
              <m:ctrlPr>
                <w:rPr>
                  <w:rFonts w:ascii="Cambria Math" w:hAnsi="Cambria Math" w:eastAsia="宋体" w:cs="宋体"/>
                  <w:sz w:val="24"/>
                </w:rPr>
              </m:ctrlPr>
            </m:sub>
            <m:sup>
              <m:d>
                <m:dPr>
                  <m:ctrlPr>
                    <w:rPr>
                      <w:rFonts w:ascii="Cambria Math" w:hAnsi="Cambria Math" w:eastAsia="宋体" w:cs="宋体"/>
                      <w:sz w:val="24"/>
                    </w:rPr>
                  </m:ctrlPr>
                </m:dPr>
                <m:e>
                  <m:r>
                    <m:rPr>
                      <m:sty m:val="p"/>
                    </m:rPr>
                    <w:rPr>
                      <w:rFonts w:ascii="Cambria Math" w:hAnsi="Cambria Math" w:eastAsia="宋体" w:cs="宋体"/>
                      <w:sz w:val="24"/>
                    </w:rPr>
                    <m:t>l+1</m:t>
                  </m:r>
                  <m:ctrlPr>
                    <w:rPr>
                      <w:rFonts w:ascii="Cambria Math" w:hAnsi="Cambria Math" w:eastAsia="宋体" w:cs="宋体"/>
                      <w:sz w:val="24"/>
                    </w:rPr>
                  </m:ctrlPr>
                </m:e>
              </m:d>
              <m:ctrlPr>
                <w:rPr>
                  <w:rFonts w:ascii="Cambria Math" w:hAnsi="Cambria Math" w:eastAsia="宋体" w:cs="宋体"/>
                  <w:sz w:val="24"/>
                </w:rPr>
              </m:ctrlPr>
            </m:sup>
          </m:sSubSup>
          <m:r>
            <m:rPr>
              <m:sty m:val="p"/>
            </m:rPr>
            <w:rPr>
              <w:rFonts w:ascii="Cambria Math" w:hAnsi="Cambria Math" w:eastAsia="宋体" w:cs="宋体"/>
              <w:sz w:val="24"/>
            </w:rPr>
            <m:t>=AGG</m:t>
          </m:r>
          <m:d>
            <m:dPr>
              <m:ctrlPr>
                <w:rPr>
                  <w:rFonts w:ascii="Cambria Math" w:hAnsi="Cambria Math" w:eastAsia="宋体" w:cs="宋体"/>
                  <w:sz w:val="24"/>
                </w:rPr>
              </m:ctrlPr>
            </m:dPr>
            <m:e>
              <m:sSub>
                <m:sSubPr>
                  <m:ctrlPr>
                    <w:rPr>
                      <w:rFonts w:ascii="Cambria Math" w:hAnsi="Cambria Math" w:eastAsia="宋体" w:cs="宋体"/>
                      <w:sz w:val="24"/>
                    </w:rPr>
                  </m:ctrlPr>
                </m:sSubPr>
                <m:e>
                  <m:r>
                    <m:rPr>
                      <m:sty m:val="p"/>
                    </m:rPr>
                    <w:rPr>
                      <w:rFonts w:ascii="Cambria Math" w:hAnsi="Cambria Math" w:eastAsia="宋体" w:cs="宋体"/>
                      <w:sz w:val="24"/>
                    </w:rPr>
                    <m:t>⨁</m:t>
                  </m:r>
                  <m:ctrlPr>
                    <w:rPr>
                      <w:rFonts w:ascii="Cambria Math" w:hAnsi="Cambria Math" w:eastAsia="宋体" w:cs="宋体"/>
                      <w:sz w:val="24"/>
                    </w:rPr>
                  </m:ctrlPr>
                </m:e>
                <m:sub>
                  <m:r>
                    <m:rPr>
                      <m:sty m:val="p"/>
                    </m:rPr>
                    <w:rPr>
                      <w:rFonts w:ascii="Cambria Math" w:hAnsi="Cambria Math" w:eastAsia="宋体" w:cs="宋体"/>
                      <w:sz w:val="24"/>
                    </w:rPr>
                    <m:t>r∈</m:t>
                  </m:r>
                  <m:r>
                    <m:rPr>
                      <m:sty m:val="p"/>
                      <m:scr m:val="script"/>
                    </m:rPr>
                    <w:rPr>
                      <w:rFonts w:ascii="Cambria Math" w:hAnsi="Cambria Math" w:eastAsia="MS Mincho" w:cs="MS Mincho"/>
                      <w:sz w:val="24"/>
                    </w:rPr>
                    <m:t>ℛ</m:t>
                  </m:r>
                  <m:ctrlPr>
                    <w:rPr>
                      <w:rFonts w:ascii="Cambria Math" w:hAnsi="Cambria Math" w:eastAsia="宋体" w:cs="宋体"/>
                      <w:sz w:val="24"/>
                    </w:rPr>
                  </m:ctrlPr>
                </m:sub>
              </m:sSub>
              <m:r>
                <m:rPr>
                  <m:sty m:val="p"/>
                </m:rPr>
                <w:rPr>
                  <w:rFonts w:ascii="Cambria Math" w:hAnsi="Cambria Math" w:eastAsia="宋体" w:cs="宋体"/>
                  <w:sz w:val="24"/>
                </w:rPr>
                <m:t>GATv</m:t>
              </m:r>
              <m:sSub>
                <m:sSubPr>
                  <m:ctrlPr>
                    <w:rPr>
                      <w:rFonts w:ascii="Cambria Math" w:hAnsi="Cambria Math" w:eastAsia="宋体" w:cs="宋体"/>
                      <w:sz w:val="24"/>
                    </w:rPr>
                  </m:ctrlPr>
                </m:sSubPr>
                <m:e>
                  <m:r>
                    <m:rPr>
                      <m:sty m:val="p"/>
                    </m:rPr>
                    <w:rPr>
                      <w:rFonts w:ascii="Cambria Math" w:hAnsi="Cambria Math" w:eastAsia="宋体" w:cs="宋体"/>
                      <w:sz w:val="24"/>
                    </w:rPr>
                    <m:t>2</m:t>
                  </m:r>
                  <m:ctrlPr>
                    <w:rPr>
                      <w:rFonts w:ascii="Cambria Math" w:hAnsi="Cambria Math" w:eastAsia="宋体" w:cs="宋体"/>
                      <w:sz w:val="24"/>
                    </w:rPr>
                  </m:ctrlPr>
                </m:e>
                <m:sub>
                  <m:r>
                    <m:rPr>
                      <m:sty m:val="p"/>
                    </m:rPr>
                    <w:rPr>
                      <w:rFonts w:ascii="Cambria Math" w:hAnsi="Cambria Math" w:eastAsia="宋体" w:cs="宋体"/>
                      <w:sz w:val="24"/>
                    </w:rPr>
                    <m:t>r</m:t>
                  </m:r>
                  <m:ctrlPr>
                    <w:rPr>
                      <w:rFonts w:ascii="Cambria Math" w:hAnsi="Cambria Math" w:eastAsia="宋体" w:cs="宋体"/>
                      <w:sz w:val="24"/>
                    </w:rPr>
                  </m:ctrlPr>
                </m:sub>
              </m:sSub>
              <m:d>
                <m:dPr>
                  <m:ctrlPr>
                    <w:rPr>
                      <w:rFonts w:ascii="Cambria Math" w:hAnsi="Cambria Math" w:eastAsia="宋体" w:cs="宋体"/>
                      <w:sz w:val="24"/>
                    </w:rPr>
                  </m:ctrlPr>
                </m:dPr>
                <m:e>
                  <m:sSubSup>
                    <m:sSubSupPr>
                      <m:ctrlPr>
                        <w:rPr>
                          <w:rFonts w:ascii="Cambria Math" w:hAnsi="Cambria Math" w:eastAsia="宋体" w:cs="宋体"/>
                          <w:sz w:val="24"/>
                        </w:rPr>
                      </m:ctrlPr>
                    </m:sSubSupPr>
                    <m:e>
                      <m:r>
                        <m:rPr>
                          <m:sty m:val="p"/>
                        </m:rPr>
                        <w:rPr>
                          <w:rFonts w:ascii="Cambria Math" w:hAnsi="Cambria Math" w:eastAsia="宋体" w:cs="宋体"/>
                          <w:sz w:val="24"/>
                        </w:rPr>
                        <m:t>h</m:t>
                      </m:r>
                      <m:ctrlPr>
                        <w:rPr>
                          <w:rFonts w:ascii="Cambria Math" w:hAnsi="Cambria Math" w:eastAsia="宋体" w:cs="宋体"/>
                          <w:sz w:val="24"/>
                        </w:rPr>
                      </m:ctrlPr>
                    </m:e>
                    <m:sub>
                      <m:sSub>
                        <m:sSubPr>
                          <m:ctrlPr>
                            <w:rPr>
                              <w:rFonts w:ascii="Cambria Math" w:hAnsi="Cambria Math" w:eastAsia="宋体" w:cs="宋体"/>
                              <w:sz w:val="24"/>
                            </w:rPr>
                          </m:ctrlPr>
                        </m:sSubPr>
                        <m:e>
                          <m:r>
                            <m:rPr>
                              <m:sty m:val="p"/>
                              <m:scr m:val="script"/>
                            </m:rPr>
                            <w:rPr>
                              <w:rFonts w:ascii="Cambria Math" w:hAnsi="Cambria Math" w:eastAsia="MS Mincho" w:cs="MS Mincho"/>
                              <w:sz w:val="24"/>
                            </w:rPr>
                            <m:t>N</m:t>
                          </m:r>
                          <m:ctrlPr>
                            <w:rPr>
                              <w:rFonts w:ascii="Cambria Math" w:hAnsi="Cambria Math" w:eastAsia="宋体" w:cs="宋体"/>
                              <w:sz w:val="24"/>
                            </w:rPr>
                          </m:ctrlPr>
                        </m:e>
                        <m:sub>
                          <m:r>
                            <m:rPr>
                              <m:sty m:val="p"/>
                            </m:rPr>
                            <w:rPr>
                              <w:rFonts w:ascii="Cambria Math" w:hAnsi="Cambria Math" w:eastAsia="宋体" w:cs="宋体"/>
                              <w:sz w:val="24"/>
                            </w:rPr>
                            <m:t>r</m:t>
                          </m:r>
                          <m:ctrlPr>
                            <w:rPr>
                              <w:rFonts w:ascii="Cambria Math" w:hAnsi="Cambria Math" w:eastAsia="宋体" w:cs="宋体"/>
                              <w:sz w:val="24"/>
                            </w:rPr>
                          </m:ctrlPr>
                        </m:sub>
                      </m:sSub>
                      <m:d>
                        <m:dPr>
                          <m:ctrlPr>
                            <w:rPr>
                              <w:rFonts w:ascii="Cambria Math" w:hAnsi="Cambria Math" w:eastAsia="宋体" w:cs="宋体"/>
                              <w:sz w:val="24"/>
                            </w:rPr>
                          </m:ctrlPr>
                        </m:dPr>
                        <m:e>
                          <m:r>
                            <m:rPr>
                              <m:sty m:val="p"/>
                            </m:rPr>
                            <w:rPr>
                              <w:rFonts w:ascii="Cambria Math" w:hAnsi="Cambria Math" w:eastAsia="宋体" w:cs="宋体"/>
                              <w:sz w:val="24"/>
                            </w:rPr>
                            <m:t>v</m:t>
                          </m:r>
                          <m:ctrlPr>
                            <w:rPr>
                              <w:rFonts w:ascii="Cambria Math" w:hAnsi="Cambria Math" w:eastAsia="宋体" w:cs="宋体"/>
                              <w:sz w:val="24"/>
                            </w:rPr>
                          </m:ctrlPr>
                        </m:e>
                      </m:d>
                      <m:ctrlPr>
                        <w:rPr>
                          <w:rFonts w:ascii="Cambria Math" w:hAnsi="Cambria Math" w:eastAsia="宋体" w:cs="宋体"/>
                          <w:sz w:val="24"/>
                        </w:rPr>
                      </m:ctrlPr>
                    </m:sub>
                    <m:sup>
                      <m:d>
                        <m:dPr>
                          <m:ctrlPr>
                            <w:rPr>
                              <w:rFonts w:ascii="Cambria Math" w:hAnsi="Cambria Math" w:eastAsia="宋体" w:cs="宋体"/>
                              <w:sz w:val="24"/>
                            </w:rPr>
                          </m:ctrlPr>
                        </m:dPr>
                        <m:e>
                          <m:r>
                            <m:rPr>
                              <m:sty m:val="p"/>
                            </m:rPr>
                            <w:rPr>
                              <w:rFonts w:ascii="Cambria Math" w:hAnsi="Cambria Math" w:eastAsia="宋体" w:cs="宋体"/>
                              <w:sz w:val="24"/>
                            </w:rPr>
                            <m:t>l</m:t>
                          </m:r>
                          <m:ctrlPr>
                            <w:rPr>
                              <w:rFonts w:ascii="Cambria Math" w:hAnsi="Cambria Math" w:eastAsia="宋体" w:cs="宋体"/>
                              <w:sz w:val="24"/>
                            </w:rPr>
                          </m:ctrlPr>
                        </m:e>
                      </m:d>
                      <m:ctrlPr>
                        <w:rPr>
                          <w:rFonts w:ascii="Cambria Math" w:hAnsi="Cambria Math" w:eastAsia="宋体" w:cs="宋体"/>
                          <w:sz w:val="24"/>
                        </w:rPr>
                      </m:ctrlPr>
                    </m:sup>
                  </m:sSubSup>
                  <m:r>
                    <m:rPr>
                      <m:sty m:val="p"/>
                    </m:rPr>
                    <w:rPr>
                      <w:rFonts w:ascii="Cambria Math" w:hAnsi="Cambria Math" w:eastAsia="宋体" w:cs="宋体"/>
                      <w:sz w:val="24"/>
                    </w:rPr>
                    <m:t>,</m:t>
                  </m:r>
                  <m:sSubSup>
                    <m:sSubSupPr>
                      <m:ctrlPr>
                        <w:rPr>
                          <w:rFonts w:ascii="Cambria Math" w:hAnsi="Cambria Math" w:eastAsia="宋体" w:cs="宋体"/>
                          <w:sz w:val="24"/>
                        </w:rPr>
                      </m:ctrlPr>
                    </m:sSubSupPr>
                    <m:e>
                      <m:r>
                        <m:rPr>
                          <m:sty m:val="p"/>
                        </m:rPr>
                        <w:rPr>
                          <w:rFonts w:ascii="Cambria Math" w:hAnsi="Cambria Math" w:eastAsia="宋体" w:cs="宋体"/>
                          <w:sz w:val="24"/>
                        </w:rPr>
                        <m:t>h</m:t>
                      </m:r>
                      <m:ctrlPr>
                        <w:rPr>
                          <w:rFonts w:ascii="Cambria Math" w:hAnsi="Cambria Math" w:eastAsia="宋体" w:cs="宋体"/>
                          <w:sz w:val="24"/>
                        </w:rPr>
                      </m:ctrlPr>
                    </m:e>
                    <m:sub>
                      <m:r>
                        <m:rPr>
                          <m:sty m:val="p"/>
                        </m:rPr>
                        <w:rPr>
                          <w:rFonts w:ascii="Cambria Math" w:hAnsi="Cambria Math" w:eastAsia="宋体" w:cs="宋体"/>
                          <w:sz w:val="24"/>
                        </w:rPr>
                        <m:t>v</m:t>
                      </m:r>
                      <m:ctrlPr>
                        <w:rPr>
                          <w:rFonts w:ascii="Cambria Math" w:hAnsi="Cambria Math" w:eastAsia="宋体" w:cs="宋体"/>
                          <w:sz w:val="24"/>
                        </w:rPr>
                      </m:ctrlPr>
                    </m:sub>
                    <m:sup>
                      <m:d>
                        <m:dPr>
                          <m:ctrlPr>
                            <w:rPr>
                              <w:rFonts w:ascii="Cambria Math" w:hAnsi="Cambria Math" w:eastAsia="宋体" w:cs="宋体"/>
                              <w:sz w:val="24"/>
                            </w:rPr>
                          </m:ctrlPr>
                        </m:dPr>
                        <m:e>
                          <m:r>
                            <m:rPr>
                              <m:sty m:val="p"/>
                            </m:rPr>
                            <w:rPr>
                              <w:rFonts w:ascii="Cambria Math" w:hAnsi="Cambria Math" w:eastAsia="宋体" w:cs="宋体"/>
                              <w:sz w:val="24"/>
                            </w:rPr>
                            <m:t>l</m:t>
                          </m:r>
                          <m:ctrlPr>
                            <w:rPr>
                              <w:rFonts w:ascii="Cambria Math" w:hAnsi="Cambria Math" w:eastAsia="宋体" w:cs="宋体"/>
                              <w:sz w:val="24"/>
                            </w:rPr>
                          </m:ctrlPr>
                        </m:e>
                      </m:d>
                      <m:ctrlPr>
                        <w:rPr>
                          <w:rFonts w:ascii="Cambria Math" w:hAnsi="Cambria Math" w:eastAsia="宋体" w:cs="宋体"/>
                          <w:sz w:val="24"/>
                        </w:rPr>
                      </m:ctrlPr>
                    </m:sup>
                  </m:sSubSup>
                  <m:r>
                    <m:rPr>
                      <m:sty m:val="p"/>
                    </m:rPr>
                    <w:rPr>
                      <w:rFonts w:ascii="Cambria Math" w:hAnsi="Cambria Math" w:eastAsia="宋体" w:cs="宋体"/>
                      <w:sz w:val="24"/>
                    </w:rPr>
                    <m:t>,</m:t>
                  </m:r>
                  <m:sSub>
                    <m:sSubPr>
                      <m:ctrlPr>
                        <w:rPr>
                          <w:rFonts w:ascii="Cambria Math" w:hAnsi="Cambria Math" w:eastAsia="宋体" w:cs="宋体"/>
                          <w:sz w:val="24"/>
                        </w:rPr>
                      </m:ctrlPr>
                    </m:sSubPr>
                    <m:e>
                      <m:r>
                        <m:rPr>
                          <m:sty m:val="p"/>
                        </m:rPr>
                        <w:rPr>
                          <w:rFonts w:ascii="Cambria Math" w:hAnsi="Cambria Math" w:eastAsia="宋体" w:cs="宋体"/>
                          <w:sz w:val="24"/>
                        </w:rPr>
                        <m:t>e</m:t>
                      </m:r>
                      <m:ctrlPr>
                        <w:rPr>
                          <w:rFonts w:ascii="Cambria Math" w:hAnsi="Cambria Math" w:eastAsia="宋体" w:cs="宋体"/>
                          <w:sz w:val="24"/>
                        </w:rPr>
                      </m:ctrlPr>
                    </m:e>
                    <m:sub>
                      <m:r>
                        <m:rPr>
                          <m:sty m:val="p"/>
                        </m:rPr>
                        <w:rPr>
                          <w:rFonts w:ascii="Cambria Math" w:hAnsi="Cambria Math" w:eastAsia="宋体" w:cs="宋体"/>
                          <w:sz w:val="24"/>
                        </w:rPr>
                        <m:t>r</m:t>
                      </m:r>
                      <m:ctrlPr>
                        <w:rPr>
                          <w:rFonts w:ascii="Cambria Math" w:hAnsi="Cambria Math" w:eastAsia="宋体" w:cs="宋体"/>
                          <w:sz w:val="24"/>
                        </w:rPr>
                      </m:ctrlPr>
                    </m:sub>
                  </m:sSub>
                  <m:ctrlPr>
                    <w:rPr>
                      <w:rFonts w:ascii="Cambria Math" w:hAnsi="Cambria Math" w:eastAsia="宋体" w:cs="宋体"/>
                      <w:sz w:val="24"/>
                    </w:rPr>
                  </m:ctrlPr>
                </m:e>
              </m:d>
              <m:ctrlPr>
                <w:rPr>
                  <w:rFonts w:ascii="Cambria Math" w:hAnsi="Cambria Math" w:eastAsia="宋体" w:cs="宋体"/>
                  <w:sz w:val="24"/>
                </w:rPr>
              </m:ctrlPr>
            </m:e>
          </m:d>
        </m:oMath>
      </m:oMathPara>
    </w:p>
    <w:p>
      <w:pPr>
        <w:rPr>
          <w:rFonts w:hint="eastAsia" w:ascii="宋体" w:hAnsi="宋体" w:eastAsia="宋体" w:cs="宋体"/>
          <w:sz w:val="24"/>
        </w:rPr>
      </w:pPr>
      <w:r>
        <w:rPr>
          <w:rFonts w:ascii="宋体" w:hAnsi="宋体" w:eastAsia="宋体" w:cs="宋体"/>
          <w:sz w:val="24"/>
        </w:rPr>
        <w:t>其</w:t>
      </w:r>
      <w:r>
        <w:rPr>
          <w:rFonts w:hint="eastAsia" w:ascii="宋体" w:hAnsi="宋体" w:eastAsia="宋体" w:cs="宋体"/>
          <w:sz w:val="24"/>
        </w:rPr>
        <w:t>中</w:t>
      </w:r>
      <m:oMath>
        <m:sSubSup>
          <m:sSubSupPr>
            <m:ctrlPr>
              <w:rPr>
                <w:rFonts w:ascii="Cambria Math" w:hAnsi="Cambria Math" w:eastAsia="宋体" w:cs="宋体"/>
                <w:sz w:val="24"/>
              </w:rPr>
            </m:ctrlPr>
          </m:sSubSupPr>
          <m:e>
            <m:r>
              <m:rPr>
                <m:sty m:val="p"/>
              </m:rPr>
              <w:rPr>
                <w:rFonts w:ascii="Cambria Math" w:hAnsi="Cambria Math" w:eastAsia="宋体" w:cs="宋体"/>
                <w:sz w:val="24"/>
              </w:rPr>
              <m:t>h</m:t>
            </m:r>
            <m:ctrlPr>
              <w:rPr>
                <w:rFonts w:ascii="Cambria Math" w:hAnsi="Cambria Math" w:eastAsia="宋体" w:cs="宋体"/>
                <w:sz w:val="24"/>
              </w:rPr>
            </m:ctrlPr>
          </m:e>
          <m:sub>
            <m:r>
              <m:rPr>
                <m:sty m:val="p"/>
              </m:rPr>
              <w:rPr>
                <w:rFonts w:ascii="Cambria Math" w:hAnsi="Cambria Math" w:eastAsia="宋体" w:cs="宋体"/>
                <w:sz w:val="24"/>
              </w:rPr>
              <m:t>v</m:t>
            </m:r>
            <m:ctrlPr>
              <w:rPr>
                <w:rFonts w:ascii="Cambria Math" w:hAnsi="Cambria Math" w:eastAsia="宋体" w:cs="宋体"/>
                <w:sz w:val="24"/>
              </w:rPr>
            </m:ctrlPr>
          </m:sub>
          <m:sup>
            <m:d>
              <m:dPr>
                <m:ctrlPr>
                  <w:rPr>
                    <w:rFonts w:ascii="Cambria Math" w:hAnsi="Cambria Math" w:eastAsia="宋体" w:cs="宋体"/>
                    <w:sz w:val="24"/>
                  </w:rPr>
                </m:ctrlPr>
              </m:dPr>
              <m:e>
                <m:r>
                  <m:rPr>
                    <m:sty m:val="p"/>
                  </m:rPr>
                  <w:rPr>
                    <w:rFonts w:ascii="Cambria Math" w:hAnsi="Cambria Math" w:eastAsia="宋体" w:cs="宋体"/>
                    <w:sz w:val="24"/>
                  </w:rPr>
                  <m:t>l</m:t>
                </m:r>
                <m:ctrlPr>
                  <w:rPr>
                    <w:rFonts w:ascii="Cambria Math" w:hAnsi="Cambria Math" w:eastAsia="宋体" w:cs="宋体"/>
                    <w:sz w:val="24"/>
                  </w:rPr>
                </m:ctrlPr>
              </m:e>
            </m:d>
            <m:ctrlPr>
              <w:rPr>
                <w:rFonts w:ascii="Cambria Math" w:hAnsi="Cambria Math" w:eastAsia="宋体" w:cs="宋体"/>
                <w:sz w:val="24"/>
              </w:rPr>
            </m:ctrlPr>
          </m:sup>
        </m:sSubSup>
      </m:oMath>
      <w:r>
        <w:rPr>
          <w:rFonts w:hint="eastAsia" w:hAnsi="Cambria Math" w:eastAsia="宋体" w:cs="宋体"/>
          <w:sz w:val="24"/>
        </w:rPr>
        <w:t>表示</w:t>
      </w:r>
      <w:r>
        <w:rPr>
          <w:rFonts w:ascii="宋体" w:hAnsi="宋体" w:eastAsia="宋体" w:cs="宋体"/>
          <w:sz w:val="24"/>
        </w:rPr>
        <w:t>第</w:t>
      </w:r>
      <w:r>
        <w:rPr>
          <w:rFonts w:hint="eastAsia" w:ascii="宋体" w:hAnsi="宋体" w:eastAsia="宋体" w:cs="宋体"/>
          <w:sz w:val="24"/>
        </w:rPr>
        <w:t>l</w:t>
      </w:r>
      <w:r>
        <w:rPr>
          <w:rFonts w:ascii="宋体" w:hAnsi="宋体" w:eastAsia="宋体" w:cs="宋体"/>
          <w:sz w:val="24"/>
        </w:rPr>
        <w:t>层的节点隐藏表示向量。</w:t>
      </w:r>
      <m:oMath>
        <m:r>
          <m:rPr>
            <m:sty m:val="p"/>
          </m:rPr>
          <w:rPr>
            <w:rFonts w:ascii="Cambria Math" w:hAnsi="Cambria Math" w:eastAsia="宋体" w:cs="宋体"/>
            <w:sz w:val="24"/>
          </w:rPr>
          <m:t>AGG</m:t>
        </m:r>
      </m:oMath>
      <w:r>
        <w:rPr>
          <w:rFonts w:hint="eastAsia" w:hAnsi="Cambria Math" w:eastAsia="宋体" w:cs="宋体"/>
          <w:sz w:val="24"/>
        </w:rPr>
        <w:t>表示</w:t>
      </w:r>
      <w:r>
        <w:rPr>
          <w:rFonts w:ascii="宋体" w:hAnsi="宋体" w:eastAsia="宋体" w:cs="宋体"/>
          <w:sz w:val="24"/>
        </w:rPr>
        <w:t>跨关系聚合算子，用于汇聚来自不同关系的消息</w:t>
      </w:r>
      <w:r>
        <w:rPr>
          <w:rFonts w:hint="eastAsia" w:ascii="宋体" w:hAnsi="宋体" w:eastAsia="宋体" w:cs="宋体"/>
          <w:sz w:val="24"/>
        </w:rPr>
        <w:t xml:space="preserve">。 </w:t>
      </w:r>
      <m:oMath>
        <m:r>
          <m:rPr>
            <m:sty m:val="p"/>
            <m:scr m:val="script"/>
          </m:rPr>
          <w:rPr>
            <w:rFonts w:ascii="Cambria Math" w:hAnsi="Cambria Math"/>
          </w:rPr>
          <m:t>ℛ</m:t>
        </m:r>
      </m:oMath>
      <w:r>
        <w:rPr>
          <w:rFonts w:ascii="宋体" w:hAnsi="宋体" w:eastAsia="宋体" w:cs="宋体"/>
          <w:sz w:val="24"/>
        </w:rPr>
        <w:t>表示边类型集合，</w:t>
      </w:r>
      <m:oMath>
        <m:sSub>
          <m:sSubPr>
            <m:ctrlPr>
              <w:rPr>
                <w:rFonts w:ascii="Cambria Math" w:hAnsi="Cambria Math"/>
              </w:rPr>
            </m:ctrlPr>
          </m:sSubPr>
          <m:e>
            <m:r>
              <m:rPr>
                <m:sty m:val="p"/>
                <m:scr m:val="script"/>
              </m:rPr>
              <w:rPr>
                <w:rFonts w:ascii="Cambria Math" w:hAnsi="Cambria Math"/>
              </w:rPr>
              <m:t>N</m:t>
            </m:r>
            <m:ctrlPr>
              <w:rPr>
                <w:rFonts w:ascii="Cambria Math" w:hAnsi="Cambria Math"/>
              </w:rPr>
            </m:ctrlPr>
          </m:e>
          <m:sub>
            <m:r>
              <m:rPr/>
              <w:rPr>
                <w:rFonts w:ascii="Cambria Math" w:hAnsi="Cambria Math"/>
              </w:rPr>
              <m:t>r</m:t>
            </m:r>
            <m:ctrlPr>
              <w:rPr>
                <w:rFonts w:ascii="Cambria Math" w:hAnsi="Cambria Math"/>
              </w:rPr>
            </m:ctrlPr>
          </m:sub>
        </m:sSub>
        <m:d>
          <m:dPr>
            <m:ctrlPr>
              <w:rPr>
                <w:rFonts w:ascii="Cambria Math" w:hAnsi="Cambria Math"/>
              </w:rPr>
            </m:ctrlPr>
          </m:dPr>
          <m:e>
            <m:r>
              <m:rPr/>
              <w:rPr>
                <w:rFonts w:ascii="Cambria Math" w:hAnsi="Cambria Math"/>
              </w:rPr>
              <m:t>v</m:t>
            </m:r>
            <m:ctrlPr>
              <w:rPr>
                <w:rFonts w:ascii="Cambria Math" w:hAnsi="Cambria Math"/>
              </w:rPr>
            </m:ctrlPr>
          </m:e>
        </m:d>
      </m:oMath>
      <w:r>
        <w:rPr>
          <w:rFonts w:ascii="宋体" w:hAnsi="宋体" w:eastAsia="宋体" w:cs="宋体"/>
          <w:sz w:val="24"/>
        </w:rPr>
        <w:t>表示通过关系</w:t>
      </w:r>
      <m:oMath>
        <m:r>
          <m:rPr>
            <m:sty m:val="p"/>
          </m:rPr>
          <w:rPr>
            <w:rFonts w:ascii="Cambria Math" w:hAnsi="Cambria Math" w:eastAsia="宋体" w:cs="宋体"/>
            <w:sz w:val="24"/>
          </w:rPr>
          <m:t>r</m:t>
        </m:r>
      </m:oMath>
      <w:r>
        <w:rPr>
          <w:rFonts w:hint="eastAsia" w:ascii="宋体" w:hAnsi="宋体" w:eastAsia="宋体" w:cs="宋体"/>
          <w:sz w:val="24"/>
        </w:rPr>
        <w:t>与节点</w:t>
      </w:r>
      <m:oMath>
        <m:r>
          <m:rPr>
            <m:sty m:val="p"/>
          </m:rPr>
          <w:rPr>
            <w:rFonts w:ascii="Cambria Math" w:hAnsi="Cambria Math" w:eastAsia="宋体" w:cs="宋体"/>
            <w:sz w:val="24"/>
          </w:rPr>
          <m:t>v</m:t>
        </m:r>
      </m:oMath>
      <w:r>
        <w:rPr>
          <w:rFonts w:ascii="宋体" w:hAnsi="宋体" w:eastAsia="宋体" w:cs="宋体"/>
          <w:sz w:val="24"/>
        </w:rPr>
        <w:t>相连的邻居集合。</w:t>
      </w:r>
      <m:oMath>
        <m:sSub>
          <m:sSubPr>
            <m:ctrlPr>
              <w:rPr>
                <w:rFonts w:ascii="Cambria Math" w:hAnsi="Cambria Math"/>
              </w:rPr>
            </m:ctrlPr>
          </m:sSubPr>
          <m:e>
            <m:r>
              <m:rPr>
                <m:sty m:val="b"/>
              </m:rPr>
              <w:rPr>
                <w:rFonts w:ascii="Cambria Math" w:hAnsi="Cambria Math"/>
              </w:rPr>
              <m:t>e</m:t>
            </m:r>
            <m:ctrlPr>
              <w:rPr>
                <w:rFonts w:ascii="Cambria Math" w:hAnsi="Cambria Math"/>
              </w:rPr>
            </m:ctrlPr>
          </m:e>
          <m:sub>
            <m:r>
              <m:rPr/>
              <w:rPr>
                <w:rFonts w:ascii="Cambria Math" w:hAnsi="Cambria Math"/>
              </w:rPr>
              <m:t>r</m:t>
            </m:r>
            <m:ctrlPr>
              <w:rPr>
                <w:rFonts w:ascii="Cambria Math" w:hAnsi="Cambria Math"/>
              </w:rPr>
            </m:ctrlPr>
          </m:sub>
        </m:sSub>
      </m:oMath>
      <w:r>
        <w:rPr>
          <w:rFonts w:ascii="宋体" w:hAnsi="宋体" w:eastAsia="宋体" w:cs="宋体"/>
          <w:sz w:val="24"/>
        </w:rPr>
        <w:t>为关系特定的边特征（如序列或功能相似度）</w:t>
      </w:r>
      <w:r>
        <w:rPr>
          <w:rFonts w:hint="eastAsia" w:ascii="宋体" w:hAnsi="宋体" w:eastAsia="宋体" w:cs="宋体"/>
          <w:sz w:val="24"/>
        </w:rPr>
        <w:t>。</w:t>
      </w:r>
      <w:r>
        <w:rPr>
          <w:rFonts w:ascii="宋体" w:hAnsi="宋体" w:eastAsia="宋体" w:cs="宋体"/>
          <w:sz w:val="24"/>
        </w:rPr>
        <w:t>每种关系对应独立的注意力机制与参数集，以实现语义分离与结构差异自适应建模。模型首先为每类节点构建独立的线性投影层，将多源输入特征（如 DNA-BERT 嵌入、E</w:t>
      </w:r>
      <w:r>
        <w:rPr>
          <w:rFonts w:hint="eastAsia" w:ascii="宋体" w:hAnsi="宋体" w:eastAsia="宋体" w:cs="宋体"/>
          <w:sz w:val="24"/>
        </w:rPr>
        <w:t>SM</w:t>
      </w:r>
      <w:r>
        <w:rPr>
          <w:rFonts w:ascii="宋体" w:hAnsi="宋体" w:eastAsia="宋体" w:cs="宋体"/>
          <w:sz w:val="24"/>
        </w:rPr>
        <w:t>2 蛋白质</w:t>
      </w:r>
      <w:r>
        <w:rPr>
          <w:rFonts w:hint="eastAsia" w:ascii="宋体" w:hAnsi="宋体" w:eastAsia="宋体" w:cs="宋体"/>
          <w:sz w:val="24"/>
        </w:rPr>
        <w:t>嵌入</w:t>
      </w:r>
      <w:r>
        <w:rPr>
          <w:rFonts w:ascii="宋体" w:hAnsi="宋体" w:eastAsia="宋体" w:cs="宋体"/>
          <w:sz w:val="24"/>
        </w:rPr>
        <w:t>等）映射至统一维度的隐藏空间：</w:t>
      </w:r>
    </w:p>
    <w:p>
      <w:pPr>
        <w:rPr>
          <w:rFonts w:hint="eastAsia" w:ascii="宋体" w:hAnsi="宋体" w:eastAsia="宋体" w:cs="宋体"/>
          <w:sz w:val="24"/>
        </w:rPr>
      </w:pPr>
      <m:oMathPara>
        <m:oMathParaPr>
          <m:jc m:val="center"/>
        </m:oMathParaPr>
        <m:oMath>
          <m:sSubSup>
            <m:sSubSupPr>
              <m:ctrlPr>
                <w:rPr>
                  <w:rFonts w:hint="eastAsia" w:ascii="Cambria Math" w:hAnsi="Cambria Math" w:eastAsia="宋体" w:cs="宋体"/>
                  <w:sz w:val="24"/>
                </w:rPr>
              </m:ctrlPr>
            </m:sSubSupPr>
            <m:e>
              <m:r>
                <m:rPr>
                  <m:sty m:val="p"/>
                </m:rPr>
                <w:rPr>
                  <w:rFonts w:hint="eastAsia" w:ascii="Cambria Math" w:hAnsi="Cambria Math" w:eastAsia="宋体" w:cs="宋体"/>
                  <w:sz w:val="24"/>
                </w:rPr>
                <m:t>h</m:t>
              </m:r>
              <m:ctrlPr>
                <w:rPr>
                  <w:rFonts w:hint="eastAsia" w:ascii="Cambria Math" w:hAnsi="Cambria Math" w:eastAsia="宋体" w:cs="宋体"/>
                  <w:sz w:val="24"/>
                </w:rPr>
              </m:ctrlPr>
            </m:e>
            <m:sub>
              <m:r>
                <m:rPr>
                  <m:sty m:val="p"/>
                </m:rPr>
                <w:rPr>
                  <w:rFonts w:hint="eastAsia" w:ascii="Cambria Math" w:hAnsi="Cambria Math" w:eastAsia="宋体" w:cs="宋体"/>
                  <w:sz w:val="24"/>
                </w:rPr>
                <m:t>v</m:t>
              </m:r>
              <m:ctrlPr>
                <w:rPr>
                  <w:rFonts w:hint="eastAsia" w:ascii="Cambria Math" w:hAnsi="Cambria Math" w:eastAsia="宋体" w:cs="宋体"/>
                  <w:sz w:val="24"/>
                </w:rPr>
              </m:ctrlPr>
            </m:sub>
            <m:sup>
              <m:d>
                <m:dPr>
                  <m:ctrlPr>
                    <w:rPr>
                      <w:rFonts w:hint="eastAsia" w:ascii="Cambria Math" w:hAnsi="Cambria Math" w:eastAsia="宋体" w:cs="宋体"/>
                      <w:sz w:val="24"/>
                    </w:rPr>
                  </m:ctrlPr>
                </m:dPr>
                <m:e>
                  <m:r>
                    <m:rPr>
                      <m:sty m:val="p"/>
                    </m:rPr>
                    <w:rPr>
                      <w:rFonts w:hint="eastAsia" w:ascii="Cambria Math" w:hAnsi="Cambria Math" w:eastAsia="宋体" w:cs="宋体"/>
                      <w:sz w:val="24"/>
                    </w:rPr>
                    <m:t>0</m:t>
                  </m:r>
                  <m:ctrlPr>
                    <w:rPr>
                      <w:rFonts w:hint="eastAsia" w:ascii="Cambria Math" w:hAnsi="Cambria Math" w:eastAsia="宋体" w:cs="宋体"/>
                      <w:sz w:val="24"/>
                    </w:rPr>
                  </m:ctrlPr>
                </m:e>
              </m:d>
              <m:ctrlPr>
                <w:rPr>
                  <w:rFonts w:hint="eastAsia" w:ascii="Cambria Math" w:hAnsi="Cambria Math" w:eastAsia="宋体" w:cs="宋体"/>
                  <w:sz w:val="24"/>
                </w:rPr>
              </m:ctrlPr>
            </m:sup>
          </m:sSubSup>
          <m:r>
            <m:rPr>
              <m:sty m:val="p"/>
            </m:rPr>
            <w:rPr>
              <w:rFonts w:hint="eastAsia" w:ascii="Cambria Math" w:hAnsi="Cambria Math" w:eastAsia="宋体" w:cs="宋体"/>
              <w:sz w:val="24"/>
            </w:rPr>
            <m:t>=</m:t>
          </m:r>
          <m:sSub>
            <m:sSubPr>
              <m:ctrlPr>
                <w:rPr>
                  <w:rFonts w:ascii="Cambria Math" w:hAnsi="Cambria Math" w:eastAsia="宋体" w:cs="宋体"/>
                  <w:sz w:val="24"/>
                </w:rPr>
              </m:ctrlPr>
            </m:sSubPr>
            <m:e>
              <m:r>
                <m:rPr>
                  <m:sty m:val="p"/>
                </m:rPr>
                <w:rPr>
                  <w:rFonts w:ascii="Cambria Math" w:hAnsi="Cambria Math" w:eastAsia="宋体" w:cs="宋体"/>
                  <w:sz w:val="24"/>
                </w:rPr>
                <m:t>W</m:t>
              </m:r>
              <m:ctrlPr>
                <w:rPr>
                  <w:rFonts w:ascii="Cambria Math" w:hAnsi="Cambria Math" w:eastAsia="宋体" w:cs="宋体"/>
                  <w:sz w:val="24"/>
                </w:rPr>
              </m:ctrlPr>
            </m:e>
            <m:sub>
              <m:r>
                <m:rPr>
                  <m:sty m:val="p"/>
                </m:rPr>
                <w:rPr>
                  <w:rFonts w:ascii="Cambria Math" w:hAnsi="Cambria Math" w:eastAsia="宋体" w:cs="宋体"/>
                  <w:sz w:val="24"/>
                </w:rPr>
                <m:t>t</m:t>
              </m:r>
              <m:d>
                <m:dPr>
                  <m:ctrlPr>
                    <w:rPr>
                      <w:rFonts w:ascii="Cambria Math" w:hAnsi="Cambria Math" w:eastAsia="宋体" w:cs="宋体"/>
                      <w:sz w:val="24"/>
                    </w:rPr>
                  </m:ctrlPr>
                </m:dPr>
                <m:e>
                  <m:r>
                    <m:rPr>
                      <m:sty m:val="p"/>
                    </m:rPr>
                    <w:rPr>
                      <w:rFonts w:ascii="Cambria Math" w:hAnsi="Cambria Math" w:eastAsia="宋体" w:cs="宋体"/>
                      <w:sz w:val="24"/>
                    </w:rPr>
                    <m:t>v</m:t>
                  </m:r>
                  <m:ctrlPr>
                    <w:rPr>
                      <w:rFonts w:ascii="Cambria Math" w:hAnsi="Cambria Math" w:eastAsia="宋体" w:cs="宋体"/>
                      <w:sz w:val="24"/>
                    </w:rPr>
                  </m:ctrlPr>
                </m:e>
              </m:d>
              <m:ctrlPr>
                <w:rPr>
                  <w:rFonts w:ascii="Cambria Math" w:hAnsi="Cambria Math" w:eastAsia="宋体" w:cs="宋体"/>
                  <w:sz w:val="24"/>
                </w:rPr>
              </m:ctrlPr>
            </m:sub>
          </m:sSub>
          <m:sSub>
            <m:sSubPr>
              <m:ctrlPr>
                <w:rPr>
                  <w:rFonts w:ascii="Cambria Math" w:hAnsi="Cambria Math" w:eastAsia="宋体" w:cs="宋体"/>
                  <w:sz w:val="24"/>
                </w:rPr>
              </m:ctrlPr>
            </m:sSubPr>
            <m:e>
              <m:r>
                <m:rPr>
                  <m:sty m:val="p"/>
                </m:rPr>
                <w:rPr>
                  <w:rFonts w:ascii="Cambria Math" w:hAnsi="Cambria Math" w:eastAsia="宋体" w:cs="宋体"/>
                  <w:sz w:val="24"/>
                </w:rPr>
                <m:t>x</m:t>
              </m:r>
              <m:ctrlPr>
                <w:rPr>
                  <w:rFonts w:ascii="Cambria Math" w:hAnsi="Cambria Math" w:eastAsia="宋体" w:cs="宋体"/>
                  <w:sz w:val="24"/>
                </w:rPr>
              </m:ctrlPr>
            </m:e>
            <m:sub>
              <m:r>
                <m:rPr>
                  <m:sty m:val="p"/>
                </m:rPr>
                <w:rPr>
                  <w:rFonts w:ascii="Cambria Math" w:hAnsi="Cambria Math" w:eastAsia="宋体" w:cs="宋体"/>
                  <w:sz w:val="24"/>
                </w:rPr>
                <m:t>v</m:t>
              </m:r>
              <m:ctrlPr>
                <w:rPr>
                  <w:rFonts w:ascii="Cambria Math" w:hAnsi="Cambria Math" w:eastAsia="宋体" w:cs="宋体"/>
                  <w:sz w:val="24"/>
                </w:rPr>
              </m:ctrlPr>
            </m:sub>
          </m:sSub>
          <m:r>
            <m:rPr>
              <m:sty m:val="p"/>
            </m:rPr>
            <w:rPr>
              <w:rFonts w:ascii="Cambria Math" w:hAnsi="Cambria Math" w:eastAsia="宋体" w:cs="宋体"/>
              <w:sz w:val="24"/>
            </w:rPr>
            <m:t>,</m:t>
          </m:r>
          <m:r>
            <m:rPr>
              <m:sty m:val="p"/>
            </m:rPr>
            <w:rPr>
              <w:rFonts w:hint="eastAsia" w:ascii="Cambria Math" w:hAnsi="Cambria Math" w:eastAsia="宋体" w:cs="宋体"/>
              <w:sz w:val="24"/>
            </w:rPr>
            <m:t> t</m:t>
          </m:r>
          <m:d>
            <m:dPr>
              <m:ctrlPr>
                <w:rPr>
                  <w:rFonts w:hint="eastAsia" w:ascii="Cambria Math" w:hAnsi="Cambria Math" w:eastAsia="宋体" w:cs="宋体"/>
                  <w:sz w:val="24"/>
                </w:rPr>
              </m:ctrlPr>
            </m:dPr>
            <m:e>
              <m:r>
                <m:rPr>
                  <m:sty m:val="p"/>
                </m:rPr>
                <w:rPr>
                  <w:rFonts w:hint="eastAsia" w:ascii="Cambria Math" w:hAnsi="Cambria Math" w:eastAsia="宋体" w:cs="宋体"/>
                  <w:sz w:val="24"/>
                </w:rPr>
                <m:t>v</m:t>
              </m:r>
              <m:ctrlPr>
                <w:rPr>
                  <w:rFonts w:hint="eastAsia" w:ascii="Cambria Math" w:hAnsi="Cambria Math" w:eastAsia="宋体" w:cs="宋体"/>
                  <w:sz w:val="24"/>
                </w:rPr>
              </m:ctrlPr>
            </m:e>
          </m:d>
          <m:r>
            <m:rPr>
              <m:sty m:val="p"/>
            </m:rPr>
            <w:rPr>
              <w:rFonts w:hint="eastAsia" w:ascii="Cambria Math" w:hAnsi="Cambria Math" w:eastAsia="宋体" w:cs="宋体"/>
              <w:sz w:val="24"/>
            </w:rPr>
            <m:t>∈</m:t>
          </m:r>
          <m:r>
            <m:rPr>
              <m:sty m:val="p"/>
              <m:scr m:val="script"/>
            </m:rPr>
            <w:rPr>
              <w:rFonts w:hint="eastAsia" w:ascii="Cambria Math" w:hAnsi="Cambria Math" w:eastAsia="MS Mincho" w:cs="MS Mincho"/>
              <w:sz w:val="24"/>
            </w:rPr>
            <m:t>T</m:t>
          </m:r>
        </m:oMath>
      </m:oMathPara>
    </w:p>
    <w:p>
      <w:pPr>
        <w:rPr>
          <w:rFonts w:hint="eastAsia" w:ascii="宋体" w:hAnsi="宋体" w:eastAsia="宋体" w:cs="宋体"/>
          <w:sz w:val="24"/>
        </w:rPr>
      </w:pPr>
      <w:r>
        <w:rPr>
          <w:rFonts w:ascii="宋体" w:hAnsi="宋体" w:eastAsia="宋体" w:cs="宋体"/>
          <w:sz w:val="24"/>
        </w:rPr>
        <w:t>其中</w:t>
      </w:r>
      <m:oMath>
        <m:sSub>
          <m:sSubPr>
            <m:ctrlPr>
              <w:rPr>
                <w:rFonts w:ascii="Cambria Math" w:hAnsi="Cambria Math" w:eastAsia="宋体" w:cs="宋体"/>
                <w:sz w:val="24"/>
              </w:rPr>
            </m:ctrlPr>
          </m:sSubPr>
          <m:e>
            <m:r>
              <m:rPr>
                <m:sty m:val="p"/>
              </m:rPr>
              <w:rPr>
                <w:rFonts w:ascii="Cambria Math" w:hAnsi="Cambria Math" w:eastAsia="宋体" w:cs="宋体"/>
                <w:sz w:val="24"/>
              </w:rPr>
              <m:t>W</m:t>
            </m:r>
            <m:ctrlPr>
              <w:rPr>
                <w:rFonts w:ascii="Cambria Math" w:hAnsi="Cambria Math" w:eastAsia="宋体" w:cs="宋体"/>
                <w:sz w:val="24"/>
              </w:rPr>
            </m:ctrlPr>
          </m:e>
          <m:sub>
            <m:r>
              <m:rPr>
                <m:sty m:val="p"/>
              </m:rPr>
              <w:rPr>
                <w:rFonts w:ascii="Cambria Math" w:hAnsi="Cambria Math" w:eastAsia="宋体" w:cs="宋体"/>
                <w:sz w:val="24"/>
              </w:rPr>
              <m:t>t</m:t>
            </m:r>
            <m:d>
              <m:dPr>
                <m:ctrlPr>
                  <w:rPr>
                    <w:rFonts w:ascii="Cambria Math" w:hAnsi="Cambria Math" w:eastAsia="宋体" w:cs="宋体"/>
                    <w:sz w:val="24"/>
                  </w:rPr>
                </m:ctrlPr>
              </m:dPr>
              <m:e>
                <m:r>
                  <m:rPr>
                    <m:sty m:val="p"/>
                  </m:rPr>
                  <w:rPr>
                    <w:rFonts w:ascii="Cambria Math" w:hAnsi="Cambria Math" w:eastAsia="宋体" w:cs="宋体"/>
                    <w:sz w:val="24"/>
                  </w:rPr>
                  <m:t>v</m:t>
                </m:r>
                <m:ctrlPr>
                  <w:rPr>
                    <w:rFonts w:ascii="Cambria Math" w:hAnsi="Cambria Math" w:eastAsia="宋体" w:cs="宋体"/>
                    <w:sz w:val="24"/>
                  </w:rPr>
                </m:ctrlPr>
              </m:e>
            </m:d>
            <m:ctrlPr>
              <w:rPr>
                <w:rFonts w:ascii="Cambria Math" w:hAnsi="Cambria Math" w:eastAsia="宋体" w:cs="宋体"/>
                <w:sz w:val="24"/>
              </w:rPr>
            </m:ctrlPr>
          </m:sub>
        </m:sSub>
      </m:oMath>
      <w:r>
        <w:rPr>
          <w:rFonts w:hint="eastAsia" w:hAnsi="Cambria Math" w:eastAsia="宋体" w:cs="宋体"/>
          <w:sz w:val="24"/>
        </w:rPr>
        <w:t>表示</w:t>
      </w:r>
      <w:r>
        <w:rPr>
          <w:rFonts w:ascii="宋体" w:hAnsi="宋体" w:eastAsia="宋体" w:cs="宋体"/>
          <w:sz w:val="24"/>
        </w:rPr>
        <w:t>节点类型</w:t>
      </w:r>
      <m:oMath>
        <m:r>
          <m:rPr>
            <m:sty m:val="p"/>
          </m:rPr>
          <w:rPr>
            <w:rFonts w:ascii="Cambria Math" w:hAnsi="Cambria Math" w:eastAsia="宋体" w:cs="宋体"/>
            <w:sz w:val="24"/>
          </w:rPr>
          <m:t>t</m:t>
        </m:r>
        <m:d>
          <m:dPr>
            <m:ctrlPr>
              <w:rPr>
                <w:rFonts w:ascii="Cambria Math" w:hAnsi="Cambria Math" w:eastAsia="宋体" w:cs="宋体"/>
                <w:sz w:val="24"/>
              </w:rPr>
            </m:ctrlPr>
          </m:dPr>
          <m:e>
            <m:r>
              <m:rPr>
                <m:sty m:val="p"/>
              </m:rPr>
              <w:rPr>
                <w:rFonts w:ascii="Cambria Math" w:hAnsi="Cambria Math" w:eastAsia="宋体" w:cs="宋体"/>
                <w:sz w:val="24"/>
              </w:rPr>
              <m:t>v</m:t>
            </m:r>
            <m:ctrlPr>
              <w:rPr>
                <w:rFonts w:ascii="Cambria Math" w:hAnsi="Cambria Math" w:eastAsia="宋体" w:cs="宋体"/>
                <w:sz w:val="24"/>
              </w:rPr>
            </m:ctrlPr>
          </m:e>
        </m:d>
      </m:oMath>
      <w:r>
        <w:rPr>
          <w:rFonts w:ascii="宋体" w:hAnsi="宋体" w:eastAsia="宋体" w:cs="宋体"/>
          <w:sz w:val="24"/>
        </w:rPr>
        <w:t>对应的线性投影矩阵</w:t>
      </w:r>
      <w:r>
        <w:rPr>
          <w:rFonts w:hint="eastAsia" w:ascii="宋体" w:hAnsi="宋体" w:eastAsia="宋体" w:cs="宋体"/>
          <w:sz w:val="24"/>
        </w:rPr>
        <w:t>。</w:t>
      </w:r>
      <m:oMath>
        <m:sSub>
          <m:sSubPr>
            <m:ctrlPr>
              <w:rPr>
                <w:rFonts w:ascii="Cambria Math" w:hAnsi="Cambria Math" w:eastAsia="宋体" w:cs="宋体"/>
                <w:sz w:val="24"/>
              </w:rPr>
            </m:ctrlPr>
          </m:sSubPr>
          <m:e>
            <m:r>
              <m:rPr>
                <m:sty m:val="p"/>
              </m:rPr>
              <w:rPr>
                <w:rFonts w:ascii="Cambria Math" w:hAnsi="Cambria Math" w:eastAsia="宋体" w:cs="宋体"/>
                <w:sz w:val="24"/>
              </w:rPr>
              <m:t>x</m:t>
            </m:r>
            <m:ctrlPr>
              <w:rPr>
                <w:rFonts w:ascii="Cambria Math" w:hAnsi="Cambria Math" w:eastAsia="宋体" w:cs="宋体"/>
                <w:sz w:val="24"/>
              </w:rPr>
            </m:ctrlPr>
          </m:e>
          <m:sub>
            <m:r>
              <m:rPr>
                <m:sty m:val="p"/>
              </m:rPr>
              <w:rPr>
                <w:rFonts w:ascii="Cambria Math" w:hAnsi="Cambria Math" w:eastAsia="宋体" w:cs="宋体"/>
                <w:sz w:val="24"/>
              </w:rPr>
              <m:t>v</m:t>
            </m:r>
            <m:ctrlPr>
              <w:rPr>
                <w:rFonts w:ascii="Cambria Math" w:hAnsi="Cambria Math" w:eastAsia="宋体" w:cs="宋体"/>
                <w:sz w:val="24"/>
              </w:rPr>
            </m:ctrlPr>
          </m:sub>
        </m:sSub>
      </m:oMath>
      <w:r>
        <w:rPr>
          <w:rFonts w:hint="eastAsia" w:ascii="宋体" w:hAnsi="宋体" w:eastAsia="宋体" w:cs="宋体"/>
          <w:sz w:val="24"/>
        </w:rPr>
        <w:t>表示</w:t>
      </w:r>
      <w:r>
        <w:rPr>
          <w:rFonts w:ascii="宋体" w:hAnsi="宋体" w:eastAsia="宋体" w:cs="宋体"/>
          <w:sz w:val="24"/>
        </w:rPr>
        <w:t>节点 v 的原始输入特征</w:t>
      </w:r>
      <w:r>
        <w:rPr>
          <w:rFonts w:hint="eastAsia" w:ascii="宋体" w:hAnsi="宋体" w:eastAsia="宋体" w:cs="宋体"/>
          <w:sz w:val="24"/>
        </w:rPr>
        <w:t xml:space="preserve">。 </w:t>
      </w:r>
      <m:oMath>
        <m:r>
          <m:rPr>
            <m:sty m:val="p"/>
            <m:scr m:val="script"/>
          </m:rPr>
          <w:rPr>
            <w:rFonts w:ascii="Cambria Math" w:hAnsi="Cambria Math"/>
            <w:sz w:val="24"/>
          </w:rPr>
          <m:t>T</m:t>
        </m:r>
      </m:oMath>
      <w:r>
        <w:rPr>
          <w:rFonts w:ascii="宋体" w:hAnsi="宋体" w:eastAsia="宋体" w:cs="宋体"/>
          <w:sz w:val="24"/>
        </w:rPr>
        <w:t xml:space="preserve">为节点类型集合。该步骤确保异构特征在进入注意力传播前具有一致尺度与统计特性，从而稳定模型收敛。每一层的消息传递单元采用改进的 </w:t>
      </w:r>
      <w:r>
        <w:rPr>
          <w:rStyle w:val="12"/>
          <w:rFonts w:ascii="宋体" w:hAnsi="宋体" w:eastAsia="宋体" w:cs="宋体"/>
          <w:sz w:val="24"/>
        </w:rPr>
        <w:t>GATv2Conv</w:t>
      </w:r>
      <w:r>
        <w:rPr>
          <w:rFonts w:ascii="宋体" w:hAnsi="宋体" w:eastAsia="宋体" w:cs="宋体"/>
          <w:sz w:val="24"/>
        </w:rPr>
        <w:t xml:space="preserve"> 机制。相较传统 GAT，其注意力系数计算为</w:t>
      </w:r>
      <w:r>
        <w:rPr>
          <w:rFonts w:hint="eastAsia" w:ascii="宋体" w:hAnsi="宋体" w:eastAsia="宋体" w:cs="宋体"/>
          <w:sz w:val="24"/>
        </w:rPr>
        <w:t>：</w:t>
      </w:r>
    </w:p>
    <w:p>
      <w:pPr>
        <w:rPr>
          <w:rFonts w:ascii="Cambria Math" w:hAnsi="Cambria Math" w:eastAsia="宋体" w:cs="宋体"/>
          <w:sz w:val="24"/>
        </w:rPr>
      </w:pPr>
      <m:oMathPara>
        <m:oMath>
          <m:sSubSup>
            <m:sSubSupPr>
              <m:ctrlPr>
                <w:rPr>
                  <w:rFonts w:ascii="Cambria Math" w:hAnsi="Cambria Math" w:eastAsia="宋体" w:cs="宋体"/>
                  <w:sz w:val="24"/>
                </w:rPr>
              </m:ctrlPr>
            </m:sSubSupPr>
            <m:e>
              <m:r>
                <m:rPr>
                  <m:sty m:val="p"/>
                </m:rPr>
                <w:rPr>
                  <w:rFonts w:ascii="Cambria Math" w:hAnsi="Cambria Math" w:eastAsia="宋体" w:cs="宋体"/>
                  <w:sz w:val="24"/>
                </w:rPr>
                <m:t>α</m:t>
              </m:r>
              <m:ctrlPr>
                <w:rPr>
                  <w:rFonts w:ascii="Cambria Math" w:hAnsi="Cambria Math" w:eastAsia="宋体" w:cs="宋体"/>
                  <w:sz w:val="24"/>
                </w:rPr>
              </m:ctrlPr>
            </m:e>
            <m:sub>
              <m:r>
                <m:rPr>
                  <m:sty m:val="p"/>
                </m:rPr>
                <w:rPr>
                  <w:rFonts w:ascii="Cambria Math" w:hAnsi="Cambria Math" w:eastAsia="宋体" w:cs="宋体"/>
                  <w:sz w:val="24"/>
                </w:rPr>
                <m:t>ij</m:t>
              </m:r>
              <m:ctrlPr>
                <w:rPr>
                  <w:rFonts w:ascii="Cambria Math" w:hAnsi="Cambria Math" w:eastAsia="宋体" w:cs="宋体"/>
                  <w:sz w:val="24"/>
                </w:rPr>
              </m:ctrlPr>
            </m:sub>
            <m:sup>
              <m:d>
                <m:dPr>
                  <m:ctrlPr>
                    <w:rPr>
                      <w:rFonts w:ascii="Cambria Math" w:hAnsi="Cambria Math" w:eastAsia="宋体" w:cs="宋体"/>
                      <w:sz w:val="24"/>
                    </w:rPr>
                  </m:ctrlPr>
                </m:dPr>
                <m:e>
                  <m:r>
                    <m:rPr>
                      <m:sty m:val="p"/>
                    </m:rPr>
                    <w:rPr>
                      <w:rFonts w:ascii="Cambria Math" w:hAnsi="Cambria Math" w:eastAsia="宋体" w:cs="宋体"/>
                      <w:sz w:val="24"/>
                    </w:rPr>
                    <m:t>r</m:t>
                  </m:r>
                  <m:ctrlPr>
                    <w:rPr>
                      <w:rFonts w:ascii="Cambria Math" w:hAnsi="Cambria Math" w:eastAsia="宋体" w:cs="宋体"/>
                      <w:sz w:val="24"/>
                    </w:rPr>
                  </m:ctrlPr>
                </m:e>
              </m:d>
              <m:ctrlPr>
                <w:rPr>
                  <w:rFonts w:ascii="Cambria Math" w:hAnsi="Cambria Math" w:eastAsia="宋体" w:cs="宋体"/>
                  <w:sz w:val="24"/>
                </w:rPr>
              </m:ctrlPr>
            </m:sup>
          </m:sSubSup>
          <m:r>
            <m:rPr>
              <m:sty m:val="p"/>
            </m:rPr>
            <w:rPr>
              <w:rFonts w:ascii="Cambria Math" w:hAnsi="Cambria Math" w:eastAsia="宋体" w:cs="宋体"/>
              <w:sz w:val="24"/>
            </w:rPr>
            <m:t>=</m:t>
          </m:r>
          <m:f>
            <m:fPr>
              <m:ctrlPr>
                <w:rPr>
                  <w:rFonts w:ascii="Cambria Math" w:hAnsi="Cambria Math" w:eastAsia="宋体" w:cs="宋体"/>
                  <w:sz w:val="24"/>
                </w:rPr>
              </m:ctrlPr>
            </m:fPr>
            <m:num>
              <m:r>
                <m:rPr>
                  <m:sty m:val="p"/>
                </m:rPr>
                <w:rPr>
                  <w:rFonts w:ascii="Cambria Math" w:hAnsi="Cambria Math" w:eastAsia="宋体" w:cs="宋体"/>
                  <w:sz w:val="24"/>
                </w:rPr>
                <m:t>exp</m:t>
              </m:r>
              <m:d>
                <m:dPr>
                  <m:ctrlPr>
                    <w:rPr>
                      <w:rFonts w:ascii="Cambria Math" w:hAnsi="Cambria Math" w:eastAsia="宋体" w:cs="宋体"/>
                      <w:sz w:val="24"/>
                    </w:rPr>
                  </m:ctrlPr>
                </m:dPr>
                <m:e>
                  <m:r>
                    <m:rPr>
                      <m:sty m:val="p"/>
                    </m:rPr>
                    <w:rPr>
                      <w:rFonts w:ascii="Cambria Math" w:hAnsi="Cambria Math" w:eastAsia="宋体" w:cs="宋体"/>
                      <w:sz w:val="24"/>
                    </w:rPr>
                    <m:t>LeakyReLU</m:t>
                  </m:r>
                  <m:d>
                    <m:dPr>
                      <m:ctrlPr>
                        <w:rPr>
                          <w:rFonts w:ascii="Cambria Math" w:hAnsi="Cambria Math" w:eastAsia="宋体" w:cs="宋体"/>
                          <w:sz w:val="24"/>
                        </w:rPr>
                      </m:ctrlPr>
                    </m:dPr>
                    <m:e>
                      <m:sSubSup>
                        <m:sSubSupPr>
                          <m:ctrlPr>
                            <w:rPr>
                              <w:rFonts w:ascii="Cambria Math" w:hAnsi="Cambria Math" w:eastAsia="宋体" w:cs="宋体"/>
                              <w:sz w:val="24"/>
                            </w:rPr>
                          </m:ctrlPr>
                        </m:sSubSupPr>
                        <m:e>
                          <m:r>
                            <m:rPr>
                              <m:sty m:val="p"/>
                            </m:rPr>
                            <w:rPr>
                              <w:rFonts w:ascii="Cambria Math" w:hAnsi="Cambria Math" w:eastAsia="宋体" w:cs="宋体"/>
                              <w:sz w:val="24"/>
                            </w:rPr>
                            <m:t>a</m:t>
                          </m:r>
                          <m:ctrlPr>
                            <w:rPr>
                              <w:rFonts w:ascii="Cambria Math" w:hAnsi="Cambria Math" w:eastAsia="宋体" w:cs="宋体"/>
                              <w:sz w:val="24"/>
                            </w:rPr>
                          </m:ctrlPr>
                        </m:e>
                        <m:sub>
                          <m:r>
                            <m:rPr>
                              <m:sty m:val="p"/>
                            </m:rPr>
                            <w:rPr>
                              <w:rFonts w:ascii="Cambria Math" w:hAnsi="Cambria Math" w:eastAsia="宋体" w:cs="宋体"/>
                              <w:sz w:val="24"/>
                            </w:rPr>
                            <m:t>r</m:t>
                          </m:r>
                          <m:ctrlPr>
                            <w:rPr>
                              <w:rFonts w:ascii="Cambria Math" w:hAnsi="Cambria Math" w:eastAsia="宋体" w:cs="宋体"/>
                              <w:sz w:val="24"/>
                            </w:rPr>
                          </m:ctrlPr>
                        </m:sub>
                        <m:sup>
                          <m:r>
                            <m:rPr>
                              <m:sty m:val="p"/>
                            </m:rPr>
                            <w:rPr>
                              <w:rFonts w:ascii="Cambria Math" w:hAnsi="Cambria Math" w:eastAsia="宋体" w:cs="宋体"/>
                              <w:sz w:val="24"/>
                            </w:rPr>
                            <m:t>⊤</m:t>
                          </m:r>
                          <m:ctrlPr>
                            <w:rPr>
                              <w:rFonts w:ascii="Cambria Math" w:hAnsi="Cambria Math" w:eastAsia="宋体" w:cs="宋体"/>
                              <w:sz w:val="24"/>
                            </w:rPr>
                          </m:ctrlPr>
                        </m:sup>
                      </m:sSubSup>
                      <m:d>
                        <m:dPr>
                          <m:begChr m:val="["/>
                          <m:endChr m:val="]"/>
                          <m:ctrlPr>
                            <w:rPr>
                              <w:rFonts w:ascii="Cambria Math" w:hAnsi="Cambria Math" w:eastAsia="宋体" w:cs="宋体"/>
                              <w:sz w:val="24"/>
                            </w:rPr>
                          </m:ctrlPr>
                        </m:dPr>
                        <m:e>
                          <m:sSub>
                            <m:sSubPr>
                              <m:ctrlPr>
                                <w:rPr>
                                  <w:rFonts w:ascii="Cambria Math" w:hAnsi="Cambria Math" w:eastAsia="宋体" w:cs="宋体"/>
                                  <w:sz w:val="24"/>
                                </w:rPr>
                              </m:ctrlPr>
                            </m:sSubPr>
                            <m:e>
                              <m:r>
                                <m:rPr>
                                  <m:sty m:val="p"/>
                                </m:rPr>
                                <w:rPr>
                                  <w:rFonts w:ascii="Cambria Math" w:hAnsi="Cambria Math" w:eastAsia="宋体" w:cs="宋体"/>
                                  <w:sz w:val="24"/>
                                </w:rPr>
                                <m:t>W</m:t>
                              </m:r>
                              <m:ctrlPr>
                                <w:rPr>
                                  <w:rFonts w:ascii="Cambria Math" w:hAnsi="Cambria Math" w:eastAsia="宋体" w:cs="宋体"/>
                                  <w:sz w:val="24"/>
                                </w:rPr>
                              </m:ctrlPr>
                            </m:e>
                            <m:sub>
                              <m:r>
                                <m:rPr>
                                  <m:sty m:val="p"/>
                                </m:rPr>
                                <w:rPr>
                                  <w:rFonts w:ascii="Cambria Math" w:hAnsi="Cambria Math" w:eastAsia="宋体" w:cs="宋体"/>
                                  <w:sz w:val="24"/>
                                </w:rPr>
                                <m:t>r</m:t>
                              </m:r>
                              <m:ctrlPr>
                                <w:rPr>
                                  <w:rFonts w:ascii="Cambria Math" w:hAnsi="Cambria Math" w:eastAsia="宋体" w:cs="宋体"/>
                                  <w:sz w:val="24"/>
                                </w:rPr>
                              </m:ctrlPr>
                            </m:sub>
                          </m:sSub>
                          <m:sSub>
                            <m:sSubPr>
                              <m:ctrlPr>
                                <w:rPr>
                                  <w:rFonts w:ascii="Cambria Math" w:hAnsi="Cambria Math" w:eastAsia="宋体" w:cs="宋体"/>
                                  <w:sz w:val="24"/>
                                </w:rPr>
                              </m:ctrlPr>
                            </m:sSubPr>
                            <m:e>
                              <m:r>
                                <m:rPr>
                                  <m:sty m:val="p"/>
                                </m:rPr>
                                <w:rPr>
                                  <w:rFonts w:ascii="Cambria Math" w:hAnsi="Cambria Math" w:eastAsia="宋体" w:cs="宋体"/>
                                  <w:sz w:val="24"/>
                                </w:rPr>
                                <m:t>h</m:t>
                              </m:r>
                              <m:ctrlPr>
                                <w:rPr>
                                  <w:rFonts w:ascii="Cambria Math" w:hAnsi="Cambria Math" w:eastAsia="宋体" w:cs="宋体"/>
                                  <w:sz w:val="24"/>
                                </w:rPr>
                              </m:ctrlPr>
                            </m:e>
                            <m:sub>
                              <m:r>
                                <m:rPr>
                                  <m:sty m:val="p"/>
                                </m:rPr>
                                <w:rPr>
                                  <w:rFonts w:ascii="Cambria Math" w:hAnsi="Cambria Math" w:eastAsia="宋体" w:cs="宋体"/>
                                  <w:sz w:val="24"/>
                                </w:rPr>
                                <m:t>i</m:t>
                              </m:r>
                              <m:ctrlPr>
                                <w:rPr>
                                  <w:rFonts w:ascii="Cambria Math" w:hAnsi="Cambria Math" w:eastAsia="宋体" w:cs="宋体"/>
                                  <w:sz w:val="24"/>
                                </w:rPr>
                              </m:ctrlPr>
                            </m:sub>
                          </m:sSub>
                          <m:r>
                            <m:rPr>
                              <m:sty m:val="p"/>
                            </m:rPr>
                            <w:rPr>
                              <w:rFonts w:ascii="Cambria Math" w:hAnsi="Cambria Math" w:eastAsia="宋体" w:cs="宋体"/>
                              <w:sz w:val="24"/>
                            </w:rPr>
                            <m:t>∥</m:t>
                          </m:r>
                          <m:sSub>
                            <m:sSubPr>
                              <m:ctrlPr>
                                <w:rPr>
                                  <w:rFonts w:ascii="Cambria Math" w:hAnsi="Cambria Math" w:eastAsia="宋体" w:cs="宋体"/>
                                  <w:sz w:val="24"/>
                                </w:rPr>
                              </m:ctrlPr>
                            </m:sSubPr>
                            <m:e>
                              <m:r>
                                <m:rPr>
                                  <m:sty m:val="p"/>
                                </m:rPr>
                                <w:rPr>
                                  <w:rFonts w:ascii="Cambria Math" w:hAnsi="Cambria Math" w:eastAsia="宋体" w:cs="宋体"/>
                                  <w:sz w:val="24"/>
                                </w:rPr>
                                <m:t>W</m:t>
                              </m:r>
                              <m:ctrlPr>
                                <w:rPr>
                                  <w:rFonts w:ascii="Cambria Math" w:hAnsi="Cambria Math" w:eastAsia="宋体" w:cs="宋体"/>
                                  <w:sz w:val="24"/>
                                </w:rPr>
                              </m:ctrlPr>
                            </m:e>
                            <m:sub>
                              <m:r>
                                <m:rPr>
                                  <m:sty m:val="p"/>
                                </m:rPr>
                                <w:rPr>
                                  <w:rFonts w:ascii="Cambria Math" w:hAnsi="Cambria Math" w:eastAsia="宋体" w:cs="宋体"/>
                                  <w:sz w:val="24"/>
                                </w:rPr>
                                <m:t>r</m:t>
                              </m:r>
                              <m:ctrlPr>
                                <w:rPr>
                                  <w:rFonts w:ascii="Cambria Math" w:hAnsi="Cambria Math" w:eastAsia="宋体" w:cs="宋体"/>
                                  <w:sz w:val="24"/>
                                </w:rPr>
                              </m:ctrlPr>
                            </m:sub>
                          </m:sSub>
                          <m:sSub>
                            <m:sSubPr>
                              <m:ctrlPr>
                                <w:rPr>
                                  <w:rFonts w:ascii="Cambria Math" w:hAnsi="Cambria Math" w:eastAsia="宋体" w:cs="宋体"/>
                                  <w:sz w:val="24"/>
                                </w:rPr>
                              </m:ctrlPr>
                            </m:sSubPr>
                            <m:e>
                              <m:r>
                                <m:rPr>
                                  <m:sty m:val="p"/>
                                </m:rPr>
                                <w:rPr>
                                  <w:rFonts w:ascii="Cambria Math" w:hAnsi="Cambria Math" w:eastAsia="宋体" w:cs="宋体"/>
                                  <w:sz w:val="24"/>
                                </w:rPr>
                                <m:t>h</m:t>
                              </m:r>
                              <m:ctrlPr>
                                <w:rPr>
                                  <w:rFonts w:ascii="Cambria Math" w:hAnsi="Cambria Math" w:eastAsia="宋体" w:cs="宋体"/>
                                  <w:sz w:val="24"/>
                                </w:rPr>
                              </m:ctrlPr>
                            </m:e>
                            <m:sub>
                              <m:r>
                                <m:rPr>
                                  <m:sty m:val="p"/>
                                </m:rPr>
                                <w:rPr>
                                  <w:rFonts w:ascii="Cambria Math" w:hAnsi="Cambria Math" w:eastAsia="宋体" w:cs="宋体"/>
                                  <w:sz w:val="24"/>
                                </w:rPr>
                                <m:t>j</m:t>
                              </m:r>
                              <m:ctrlPr>
                                <w:rPr>
                                  <w:rFonts w:ascii="Cambria Math" w:hAnsi="Cambria Math" w:eastAsia="宋体" w:cs="宋体"/>
                                  <w:sz w:val="24"/>
                                </w:rPr>
                              </m:ctrlPr>
                            </m:sub>
                          </m:sSub>
                          <m:ctrlPr>
                            <w:rPr>
                              <w:rFonts w:ascii="Cambria Math" w:hAnsi="Cambria Math" w:eastAsia="宋体" w:cs="宋体"/>
                              <w:sz w:val="24"/>
                            </w:rPr>
                          </m:ctrlPr>
                        </m:e>
                      </m:d>
                      <m:ctrlPr>
                        <w:rPr>
                          <w:rFonts w:ascii="Cambria Math" w:hAnsi="Cambria Math" w:eastAsia="宋体" w:cs="宋体"/>
                          <w:sz w:val="24"/>
                        </w:rPr>
                      </m:ctrlPr>
                    </m:e>
                  </m:d>
                  <m:ctrlPr>
                    <w:rPr>
                      <w:rFonts w:ascii="Cambria Math" w:hAnsi="Cambria Math" w:eastAsia="宋体" w:cs="宋体"/>
                      <w:sz w:val="24"/>
                    </w:rPr>
                  </m:ctrlPr>
                </m:e>
              </m:d>
              <m:ctrlPr>
                <w:rPr>
                  <w:rFonts w:ascii="Cambria Math" w:hAnsi="Cambria Math" w:eastAsia="宋体" w:cs="宋体"/>
                  <w:sz w:val="24"/>
                </w:rPr>
              </m:ctrlPr>
            </m:num>
            <m:den>
              <m:nary>
                <m:naryPr>
                  <m:chr m:val="∑"/>
                  <m:limLoc m:val="undOvr"/>
                  <m:ctrlPr>
                    <w:rPr>
                      <w:rFonts w:ascii="Cambria Math" w:hAnsi="Cambria Math" w:eastAsia="宋体" w:cs="宋体"/>
                      <w:sz w:val="24"/>
                    </w:rPr>
                  </m:ctrlPr>
                </m:naryPr>
                <m:sub>
                  <m:r>
                    <m:rPr>
                      <m:sty m:val="p"/>
                    </m:rPr>
                    <w:rPr>
                      <w:rFonts w:ascii="Cambria Math" w:hAnsi="Cambria Math" w:eastAsia="宋体" w:cs="宋体"/>
                      <w:sz w:val="24"/>
                    </w:rPr>
                    <m:t>k∈</m:t>
                  </m:r>
                  <m:sSub>
                    <m:sSubPr>
                      <m:ctrlPr>
                        <w:rPr>
                          <w:rFonts w:ascii="Cambria Math" w:hAnsi="Cambria Math" w:eastAsia="宋体" w:cs="宋体"/>
                          <w:sz w:val="24"/>
                        </w:rPr>
                      </m:ctrlPr>
                    </m:sSubPr>
                    <m:e>
                      <m:r>
                        <m:rPr>
                          <m:sty m:val="p"/>
                          <m:scr m:val="script"/>
                        </m:rPr>
                        <w:rPr>
                          <w:rFonts w:ascii="Cambria Math" w:hAnsi="Cambria Math" w:eastAsia="MS Mincho" w:cs="MS Mincho"/>
                          <w:sz w:val="24"/>
                        </w:rPr>
                        <m:t>N</m:t>
                      </m:r>
                      <m:ctrlPr>
                        <w:rPr>
                          <w:rFonts w:ascii="Cambria Math" w:hAnsi="Cambria Math" w:eastAsia="宋体" w:cs="宋体"/>
                          <w:sz w:val="24"/>
                        </w:rPr>
                      </m:ctrlPr>
                    </m:e>
                    <m:sub>
                      <m:r>
                        <m:rPr>
                          <m:sty m:val="p"/>
                        </m:rPr>
                        <w:rPr>
                          <w:rFonts w:ascii="Cambria Math" w:hAnsi="Cambria Math" w:eastAsia="宋体" w:cs="宋体"/>
                          <w:sz w:val="24"/>
                        </w:rPr>
                        <m:t>r</m:t>
                      </m:r>
                      <m:ctrlPr>
                        <w:rPr>
                          <w:rFonts w:ascii="Cambria Math" w:hAnsi="Cambria Math" w:eastAsia="宋体" w:cs="宋体"/>
                          <w:sz w:val="24"/>
                        </w:rPr>
                      </m:ctrlPr>
                    </m:sub>
                  </m:sSub>
                  <m:d>
                    <m:dPr>
                      <m:ctrlPr>
                        <w:rPr>
                          <w:rFonts w:ascii="Cambria Math" w:hAnsi="Cambria Math" w:eastAsia="宋体" w:cs="宋体"/>
                          <w:sz w:val="24"/>
                        </w:rPr>
                      </m:ctrlPr>
                    </m:dPr>
                    <m:e>
                      <m:r>
                        <m:rPr>
                          <m:sty m:val="p"/>
                        </m:rPr>
                        <w:rPr>
                          <w:rFonts w:ascii="Cambria Math" w:hAnsi="Cambria Math" w:eastAsia="宋体" w:cs="宋体"/>
                          <w:sz w:val="24"/>
                        </w:rPr>
                        <m:t>i</m:t>
                      </m:r>
                      <m:ctrlPr>
                        <w:rPr>
                          <w:rFonts w:ascii="Cambria Math" w:hAnsi="Cambria Math" w:eastAsia="宋体" w:cs="宋体"/>
                          <w:sz w:val="24"/>
                        </w:rPr>
                      </m:ctrlPr>
                    </m:e>
                  </m:d>
                  <m:ctrlPr>
                    <w:rPr>
                      <w:rFonts w:ascii="Cambria Math" w:hAnsi="Cambria Math" w:eastAsia="宋体" w:cs="宋体"/>
                      <w:sz w:val="24"/>
                    </w:rPr>
                  </m:ctrlPr>
                </m:sub>
                <m:sup>
                  <m:r>
                    <m:rPr>
                      <m:sty m:val="p"/>
                    </m:rPr>
                    <w:rPr>
                      <w:rFonts w:ascii="Cambria Math" w:hAnsi="Cambria Math" w:eastAsia="宋体" w:cs="宋体"/>
                      <w:sz w:val="24"/>
                    </w:rPr>
                    <m:t>​</m:t>
                  </m:r>
                  <m:ctrlPr>
                    <w:rPr>
                      <w:rFonts w:ascii="Cambria Math" w:hAnsi="Cambria Math" w:eastAsia="宋体" w:cs="宋体"/>
                      <w:sz w:val="24"/>
                    </w:rPr>
                  </m:ctrlPr>
                </m:sup>
                <m:e>
                  <m:r>
                    <m:rPr>
                      <m:sty m:val="p"/>
                    </m:rPr>
                    <w:rPr>
                      <w:rFonts w:ascii="Cambria Math" w:hAnsi="Cambria Math" w:eastAsia="宋体" w:cs="宋体"/>
                      <w:sz w:val="24"/>
                    </w:rPr>
                    <m:t>exp</m:t>
                  </m:r>
                  <m:ctrlPr>
                    <w:rPr>
                      <w:rFonts w:ascii="Cambria Math" w:hAnsi="Cambria Math" w:eastAsia="宋体" w:cs="宋体"/>
                      <w:sz w:val="24"/>
                    </w:rPr>
                  </m:ctrlPr>
                </m:e>
              </m:nary>
              <m:d>
                <m:dPr>
                  <m:ctrlPr>
                    <w:rPr>
                      <w:rFonts w:ascii="Cambria Math" w:hAnsi="Cambria Math" w:eastAsia="宋体" w:cs="宋体"/>
                      <w:sz w:val="24"/>
                    </w:rPr>
                  </m:ctrlPr>
                </m:dPr>
                <m:e>
                  <m:r>
                    <m:rPr>
                      <m:sty m:val="p"/>
                    </m:rPr>
                    <w:rPr>
                      <w:rFonts w:ascii="Cambria Math" w:hAnsi="Cambria Math" w:eastAsia="宋体" w:cs="宋体"/>
                      <w:sz w:val="24"/>
                    </w:rPr>
                    <m:t>LeakyReLU</m:t>
                  </m:r>
                  <m:d>
                    <m:dPr>
                      <m:ctrlPr>
                        <w:rPr>
                          <w:rFonts w:ascii="Cambria Math" w:hAnsi="Cambria Math" w:eastAsia="宋体" w:cs="宋体"/>
                          <w:sz w:val="24"/>
                        </w:rPr>
                      </m:ctrlPr>
                    </m:dPr>
                    <m:e>
                      <m:sSubSup>
                        <m:sSubSupPr>
                          <m:ctrlPr>
                            <w:rPr>
                              <w:rFonts w:ascii="Cambria Math" w:hAnsi="Cambria Math" w:eastAsia="宋体" w:cs="宋体"/>
                              <w:sz w:val="24"/>
                            </w:rPr>
                          </m:ctrlPr>
                        </m:sSubSupPr>
                        <m:e>
                          <m:r>
                            <m:rPr>
                              <m:sty m:val="p"/>
                            </m:rPr>
                            <w:rPr>
                              <w:rFonts w:ascii="Cambria Math" w:hAnsi="Cambria Math" w:eastAsia="宋体" w:cs="宋体"/>
                              <w:sz w:val="24"/>
                            </w:rPr>
                            <m:t>a</m:t>
                          </m:r>
                          <m:ctrlPr>
                            <w:rPr>
                              <w:rFonts w:ascii="Cambria Math" w:hAnsi="Cambria Math" w:eastAsia="宋体" w:cs="宋体"/>
                              <w:sz w:val="24"/>
                            </w:rPr>
                          </m:ctrlPr>
                        </m:e>
                        <m:sub>
                          <m:r>
                            <m:rPr>
                              <m:sty m:val="p"/>
                            </m:rPr>
                            <w:rPr>
                              <w:rFonts w:ascii="Cambria Math" w:hAnsi="Cambria Math" w:eastAsia="宋体" w:cs="宋体"/>
                              <w:sz w:val="24"/>
                            </w:rPr>
                            <m:t>r</m:t>
                          </m:r>
                          <m:ctrlPr>
                            <w:rPr>
                              <w:rFonts w:ascii="Cambria Math" w:hAnsi="Cambria Math" w:eastAsia="宋体" w:cs="宋体"/>
                              <w:sz w:val="24"/>
                            </w:rPr>
                          </m:ctrlPr>
                        </m:sub>
                        <m:sup>
                          <m:r>
                            <m:rPr>
                              <m:sty m:val="p"/>
                            </m:rPr>
                            <w:rPr>
                              <w:rFonts w:ascii="Cambria Math" w:hAnsi="Cambria Math" w:eastAsia="宋体" w:cs="宋体"/>
                              <w:sz w:val="24"/>
                            </w:rPr>
                            <m:t>⊤</m:t>
                          </m:r>
                          <m:ctrlPr>
                            <w:rPr>
                              <w:rFonts w:ascii="Cambria Math" w:hAnsi="Cambria Math" w:eastAsia="宋体" w:cs="宋体"/>
                              <w:sz w:val="24"/>
                            </w:rPr>
                          </m:ctrlPr>
                        </m:sup>
                      </m:sSubSup>
                      <m:d>
                        <m:dPr>
                          <m:begChr m:val="["/>
                          <m:endChr m:val="]"/>
                          <m:ctrlPr>
                            <w:rPr>
                              <w:rFonts w:ascii="Cambria Math" w:hAnsi="Cambria Math" w:eastAsia="宋体" w:cs="宋体"/>
                              <w:sz w:val="24"/>
                            </w:rPr>
                          </m:ctrlPr>
                        </m:dPr>
                        <m:e>
                          <m:sSub>
                            <m:sSubPr>
                              <m:ctrlPr>
                                <w:rPr>
                                  <w:rFonts w:ascii="Cambria Math" w:hAnsi="Cambria Math" w:eastAsia="宋体" w:cs="宋体"/>
                                  <w:sz w:val="24"/>
                                </w:rPr>
                              </m:ctrlPr>
                            </m:sSubPr>
                            <m:e>
                              <m:r>
                                <m:rPr>
                                  <m:sty m:val="p"/>
                                </m:rPr>
                                <w:rPr>
                                  <w:rFonts w:ascii="Cambria Math" w:hAnsi="Cambria Math" w:eastAsia="宋体" w:cs="宋体"/>
                                  <w:sz w:val="24"/>
                                </w:rPr>
                                <m:t>W</m:t>
                              </m:r>
                              <m:ctrlPr>
                                <w:rPr>
                                  <w:rFonts w:ascii="Cambria Math" w:hAnsi="Cambria Math" w:eastAsia="宋体" w:cs="宋体"/>
                                  <w:sz w:val="24"/>
                                </w:rPr>
                              </m:ctrlPr>
                            </m:e>
                            <m:sub>
                              <m:r>
                                <m:rPr>
                                  <m:sty m:val="p"/>
                                </m:rPr>
                                <w:rPr>
                                  <w:rFonts w:ascii="Cambria Math" w:hAnsi="Cambria Math" w:eastAsia="宋体" w:cs="宋体"/>
                                  <w:sz w:val="24"/>
                                </w:rPr>
                                <m:t>r</m:t>
                              </m:r>
                              <m:ctrlPr>
                                <w:rPr>
                                  <w:rFonts w:ascii="Cambria Math" w:hAnsi="Cambria Math" w:eastAsia="宋体" w:cs="宋体"/>
                                  <w:sz w:val="24"/>
                                </w:rPr>
                              </m:ctrlPr>
                            </m:sub>
                          </m:sSub>
                          <m:sSub>
                            <m:sSubPr>
                              <m:ctrlPr>
                                <w:rPr>
                                  <w:rFonts w:ascii="Cambria Math" w:hAnsi="Cambria Math" w:eastAsia="宋体" w:cs="宋体"/>
                                  <w:sz w:val="24"/>
                                </w:rPr>
                              </m:ctrlPr>
                            </m:sSubPr>
                            <m:e>
                              <m:r>
                                <m:rPr>
                                  <m:sty m:val="p"/>
                                </m:rPr>
                                <w:rPr>
                                  <w:rFonts w:ascii="Cambria Math" w:hAnsi="Cambria Math" w:eastAsia="宋体" w:cs="宋体"/>
                                  <w:sz w:val="24"/>
                                </w:rPr>
                                <m:t>h</m:t>
                              </m:r>
                              <m:ctrlPr>
                                <w:rPr>
                                  <w:rFonts w:ascii="Cambria Math" w:hAnsi="Cambria Math" w:eastAsia="宋体" w:cs="宋体"/>
                                  <w:sz w:val="24"/>
                                </w:rPr>
                              </m:ctrlPr>
                            </m:e>
                            <m:sub>
                              <m:r>
                                <m:rPr>
                                  <m:sty m:val="p"/>
                                </m:rPr>
                                <w:rPr>
                                  <w:rFonts w:ascii="Cambria Math" w:hAnsi="Cambria Math" w:eastAsia="宋体" w:cs="宋体"/>
                                  <w:sz w:val="24"/>
                                </w:rPr>
                                <m:t>i</m:t>
                              </m:r>
                              <m:ctrlPr>
                                <w:rPr>
                                  <w:rFonts w:ascii="Cambria Math" w:hAnsi="Cambria Math" w:eastAsia="宋体" w:cs="宋体"/>
                                  <w:sz w:val="24"/>
                                </w:rPr>
                              </m:ctrlPr>
                            </m:sub>
                          </m:sSub>
                          <m:r>
                            <m:rPr>
                              <m:sty m:val="p"/>
                            </m:rPr>
                            <w:rPr>
                              <w:rFonts w:ascii="Cambria Math" w:hAnsi="Cambria Math" w:eastAsia="宋体" w:cs="宋体"/>
                              <w:sz w:val="24"/>
                            </w:rPr>
                            <m:t>∥</m:t>
                          </m:r>
                          <m:sSub>
                            <m:sSubPr>
                              <m:ctrlPr>
                                <w:rPr>
                                  <w:rFonts w:ascii="Cambria Math" w:hAnsi="Cambria Math" w:eastAsia="宋体" w:cs="宋体"/>
                                  <w:sz w:val="24"/>
                                </w:rPr>
                              </m:ctrlPr>
                            </m:sSubPr>
                            <m:e>
                              <m:r>
                                <m:rPr>
                                  <m:sty m:val="p"/>
                                </m:rPr>
                                <w:rPr>
                                  <w:rFonts w:ascii="Cambria Math" w:hAnsi="Cambria Math" w:eastAsia="宋体" w:cs="宋体"/>
                                  <w:sz w:val="24"/>
                                </w:rPr>
                                <m:t>W</m:t>
                              </m:r>
                              <m:ctrlPr>
                                <w:rPr>
                                  <w:rFonts w:ascii="Cambria Math" w:hAnsi="Cambria Math" w:eastAsia="宋体" w:cs="宋体"/>
                                  <w:sz w:val="24"/>
                                </w:rPr>
                              </m:ctrlPr>
                            </m:e>
                            <m:sub>
                              <m:r>
                                <m:rPr>
                                  <m:sty m:val="p"/>
                                </m:rPr>
                                <w:rPr>
                                  <w:rFonts w:ascii="Cambria Math" w:hAnsi="Cambria Math" w:eastAsia="宋体" w:cs="宋体"/>
                                  <w:sz w:val="24"/>
                                </w:rPr>
                                <m:t>r</m:t>
                              </m:r>
                              <m:ctrlPr>
                                <w:rPr>
                                  <w:rFonts w:ascii="Cambria Math" w:hAnsi="Cambria Math" w:eastAsia="宋体" w:cs="宋体"/>
                                  <w:sz w:val="24"/>
                                </w:rPr>
                              </m:ctrlPr>
                            </m:sub>
                          </m:sSub>
                          <m:sSub>
                            <m:sSubPr>
                              <m:ctrlPr>
                                <w:rPr>
                                  <w:rFonts w:ascii="Cambria Math" w:hAnsi="Cambria Math" w:eastAsia="宋体" w:cs="宋体"/>
                                  <w:sz w:val="24"/>
                                </w:rPr>
                              </m:ctrlPr>
                            </m:sSubPr>
                            <m:e>
                              <m:r>
                                <m:rPr>
                                  <m:sty m:val="p"/>
                                </m:rPr>
                                <w:rPr>
                                  <w:rFonts w:ascii="Cambria Math" w:hAnsi="Cambria Math" w:eastAsia="宋体" w:cs="宋体"/>
                                  <w:sz w:val="24"/>
                                </w:rPr>
                                <m:t>h</m:t>
                              </m:r>
                              <m:ctrlPr>
                                <w:rPr>
                                  <w:rFonts w:ascii="Cambria Math" w:hAnsi="Cambria Math" w:eastAsia="宋体" w:cs="宋体"/>
                                  <w:sz w:val="24"/>
                                </w:rPr>
                              </m:ctrlPr>
                            </m:e>
                            <m:sub>
                              <m:r>
                                <m:rPr>
                                  <m:sty m:val="p"/>
                                </m:rPr>
                                <w:rPr>
                                  <w:rFonts w:ascii="Cambria Math" w:hAnsi="Cambria Math" w:eastAsia="宋体" w:cs="宋体"/>
                                  <w:sz w:val="24"/>
                                </w:rPr>
                                <m:t>k</m:t>
                              </m:r>
                              <m:ctrlPr>
                                <w:rPr>
                                  <w:rFonts w:ascii="Cambria Math" w:hAnsi="Cambria Math" w:eastAsia="宋体" w:cs="宋体"/>
                                  <w:sz w:val="24"/>
                                </w:rPr>
                              </m:ctrlPr>
                            </m:sub>
                          </m:sSub>
                          <m:ctrlPr>
                            <w:rPr>
                              <w:rFonts w:ascii="Cambria Math" w:hAnsi="Cambria Math" w:eastAsia="宋体" w:cs="宋体"/>
                              <w:sz w:val="24"/>
                            </w:rPr>
                          </m:ctrlPr>
                        </m:e>
                      </m:d>
                      <m:ctrlPr>
                        <w:rPr>
                          <w:rFonts w:ascii="Cambria Math" w:hAnsi="Cambria Math" w:eastAsia="宋体" w:cs="宋体"/>
                          <w:sz w:val="24"/>
                        </w:rPr>
                      </m:ctrlPr>
                    </m:e>
                  </m:d>
                  <m:ctrlPr>
                    <w:rPr>
                      <w:rFonts w:ascii="Cambria Math" w:hAnsi="Cambria Math" w:eastAsia="宋体" w:cs="宋体"/>
                      <w:sz w:val="24"/>
                    </w:rPr>
                  </m:ctrlPr>
                </m:e>
              </m:d>
              <m:ctrlPr>
                <w:rPr>
                  <w:rFonts w:ascii="Cambria Math" w:hAnsi="Cambria Math" w:eastAsia="宋体" w:cs="宋体"/>
                  <w:sz w:val="24"/>
                </w:rPr>
              </m:ctrlPr>
            </m:den>
          </m:f>
        </m:oMath>
      </m:oMathPara>
    </w:p>
    <w:p>
      <w:pPr>
        <w:rPr>
          <w:rFonts w:hAnsi="Cambria Math" w:eastAsia="宋体" w:cs="宋体"/>
          <w:sz w:val="24"/>
        </w:rPr>
      </w:pPr>
      <w:r>
        <w:rPr>
          <w:rFonts w:hint="eastAsia" w:hAnsi="Cambria Math" w:eastAsia="宋体" w:cs="宋体"/>
          <w:sz w:val="24"/>
        </w:rPr>
        <w:t>其中</w:t>
      </w:r>
      <m:oMath>
        <m:sSubSup>
          <m:sSubSupPr>
            <m:ctrlPr>
              <w:rPr>
                <w:rFonts w:ascii="Cambria Math" w:hAnsi="Cambria Math" w:eastAsia="宋体" w:cs="宋体"/>
                <w:sz w:val="24"/>
              </w:rPr>
            </m:ctrlPr>
          </m:sSubSupPr>
          <m:e>
            <m:r>
              <m:rPr>
                <m:sty m:val="p"/>
              </m:rPr>
              <w:rPr>
                <w:rFonts w:ascii="Cambria Math" w:hAnsi="Cambria Math" w:eastAsia="宋体" w:cs="宋体"/>
                <w:sz w:val="24"/>
              </w:rPr>
              <m:t>α</m:t>
            </m:r>
            <m:ctrlPr>
              <w:rPr>
                <w:rFonts w:ascii="Cambria Math" w:hAnsi="Cambria Math" w:eastAsia="宋体" w:cs="宋体"/>
                <w:sz w:val="24"/>
              </w:rPr>
            </m:ctrlPr>
          </m:e>
          <m:sub>
            <m:r>
              <m:rPr>
                <m:sty m:val="p"/>
              </m:rPr>
              <w:rPr>
                <w:rFonts w:ascii="Cambria Math" w:hAnsi="Cambria Math" w:eastAsia="宋体" w:cs="宋体"/>
                <w:sz w:val="24"/>
              </w:rPr>
              <m:t>ij</m:t>
            </m:r>
            <m:ctrlPr>
              <w:rPr>
                <w:rFonts w:ascii="Cambria Math" w:hAnsi="Cambria Math" w:eastAsia="宋体" w:cs="宋体"/>
                <w:sz w:val="24"/>
              </w:rPr>
            </m:ctrlPr>
          </m:sub>
          <m:sup>
            <m:d>
              <m:dPr>
                <m:ctrlPr>
                  <w:rPr>
                    <w:rFonts w:ascii="Cambria Math" w:hAnsi="Cambria Math" w:eastAsia="宋体" w:cs="宋体"/>
                    <w:sz w:val="24"/>
                  </w:rPr>
                </m:ctrlPr>
              </m:dPr>
              <m:e>
                <m:r>
                  <m:rPr>
                    <m:sty m:val="p"/>
                  </m:rPr>
                  <w:rPr>
                    <w:rFonts w:ascii="Cambria Math" w:hAnsi="Cambria Math" w:eastAsia="宋体" w:cs="宋体"/>
                    <w:sz w:val="24"/>
                  </w:rPr>
                  <m:t>r</m:t>
                </m:r>
                <m:ctrlPr>
                  <w:rPr>
                    <w:rFonts w:ascii="Cambria Math" w:hAnsi="Cambria Math" w:eastAsia="宋体" w:cs="宋体"/>
                    <w:sz w:val="24"/>
                  </w:rPr>
                </m:ctrlPr>
              </m:e>
            </m:d>
            <m:ctrlPr>
              <w:rPr>
                <w:rFonts w:ascii="Cambria Math" w:hAnsi="Cambria Math" w:eastAsia="宋体" w:cs="宋体"/>
                <w:sz w:val="24"/>
              </w:rPr>
            </m:ctrlPr>
          </m:sup>
        </m:sSubSup>
      </m:oMath>
      <w:r>
        <w:rPr>
          <w:rFonts w:hint="eastAsia" w:hAnsi="Cambria Math" w:eastAsia="宋体" w:cs="宋体"/>
          <w:sz w:val="24"/>
        </w:rPr>
        <w:t>表示</w:t>
      </w:r>
      <w:r>
        <w:rPr>
          <w:rFonts w:ascii="宋体" w:hAnsi="宋体" w:eastAsia="宋体" w:cs="宋体"/>
          <w:sz w:val="24"/>
        </w:rPr>
        <w:t>节点 i 在关系 r 下关注邻居 j 的注意力权重，表示两者交互的重要程度。</w:t>
      </w:r>
      <m:oMath>
        <m:sSub>
          <m:sSubPr>
            <m:ctrlPr>
              <w:rPr>
                <w:rFonts w:ascii="Cambria Math" w:hAnsi="Cambria Math" w:eastAsia="宋体" w:cs="宋体"/>
                <w:sz w:val="24"/>
              </w:rPr>
            </m:ctrlPr>
          </m:sSubPr>
          <m:e>
            <m:r>
              <m:rPr>
                <m:sty m:val="p"/>
                <m:scr m:val="script"/>
              </m:rPr>
              <w:rPr>
                <w:rFonts w:ascii="Cambria Math" w:hAnsi="Cambria Math" w:eastAsia="MS Mincho" w:cs="MS Mincho"/>
                <w:sz w:val="24"/>
              </w:rPr>
              <m:t>N</m:t>
            </m:r>
            <m:ctrlPr>
              <w:rPr>
                <w:rFonts w:ascii="Cambria Math" w:hAnsi="Cambria Math" w:eastAsia="宋体" w:cs="宋体"/>
                <w:sz w:val="24"/>
              </w:rPr>
            </m:ctrlPr>
          </m:e>
          <m:sub>
            <m:r>
              <m:rPr>
                <m:sty m:val="p"/>
              </m:rPr>
              <w:rPr>
                <w:rFonts w:ascii="Cambria Math" w:hAnsi="Cambria Math" w:eastAsia="宋体" w:cs="宋体"/>
                <w:sz w:val="24"/>
              </w:rPr>
              <m:t>r</m:t>
            </m:r>
            <m:ctrlPr>
              <w:rPr>
                <w:rFonts w:ascii="Cambria Math" w:hAnsi="Cambria Math" w:eastAsia="宋体" w:cs="宋体"/>
                <w:sz w:val="24"/>
              </w:rPr>
            </m:ctrlPr>
          </m:sub>
        </m:sSub>
        <m:d>
          <m:dPr>
            <m:ctrlPr>
              <w:rPr>
                <w:rFonts w:ascii="Cambria Math" w:hAnsi="Cambria Math" w:eastAsia="宋体" w:cs="宋体"/>
                <w:sz w:val="24"/>
              </w:rPr>
            </m:ctrlPr>
          </m:dPr>
          <m:e>
            <m:r>
              <m:rPr>
                <m:sty m:val="p"/>
              </m:rPr>
              <w:rPr>
                <w:rFonts w:ascii="Cambria Math" w:hAnsi="Cambria Math" w:eastAsia="宋体" w:cs="宋体"/>
                <w:sz w:val="24"/>
              </w:rPr>
              <m:t>i</m:t>
            </m:r>
            <m:ctrlPr>
              <w:rPr>
                <w:rFonts w:ascii="Cambria Math" w:hAnsi="Cambria Math" w:eastAsia="宋体" w:cs="宋体"/>
                <w:sz w:val="24"/>
              </w:rPr>
            </m:ctrlPr>
          </m:e>
        </m:d>
      </m:oMath>
      <w:r>
        <w:rPr>
          <w:rFonts w:hint="eastAsia" w:hAnsi="Cambria Math" w:eastAsia="宋体" w:cs="宋体"/>
          <w:sz w:val="24"/>
        </w:rPr>
        <w:t>表示</w:t>
      </w:r>
      <w:r>
        <w:rPr>
          <w:rFonts w:ascii="宋体" w:hAnsi="宋体" w:eastAsia="宋体" w:cs="宋体"/>
          <w:sz w:val="24"/>
        </w:rPr>
        <w:t>通过关系</w:t>
      </w:r>
      <m:oMath>
        <m:r>
          <m:rPr>
            <m:sty m:val="p"/>
          </m:rPr>
          <w:rPr>
            <w:rFonts w:ascii="Cambria Math" w:hAnsi="Cambria Math" w:eastAsia="宋体" w:cs="宋体"/>
            <w:sz w:val="24"/>
          </w:rPr>
          <m:t>r</m:t>
        </m:r>
      </m:oMath>
      <w:r>
        <w:rPr>
          <w:rFonts w:hint="eastAsia" w:ascii="宋体" w:hAnsi="宋体" w:eastAsia="宋体" w:cs="宋体"/>
          <w:sz w:val="24"/>
        </w:rPr>
        <w:t>与节点i</w:t>
      </w:r>
      <w:r>
        <w:rPr>
          <w:rFonts w:ascii="宋体" w:hAnsi="宋体" w:eastAsia="宋体" w:cs="宋体"/>
          <w:sz w:val="24"/>
        </w:rPr>
        <w:t>相连的邻居集合</w:t>
      </w:r>
      <w:r>
        <w:rPr>
          <w:rFonts w:hint="eastAsia" w:ascii="宋体" w:hAnsi="宋体" w:eastAsia="宋体" w:cs="宋体"/>
          <w:sz w:val="24"/>
        </w:rPr>
        <w:t>。</w:t>
      </w:r>
      <m:oMath>
        <m:r>
          <m:rPr>
            <m:sty m:val="p"/>
          </m:rPr>
          <w:rPr>
            <w:rFonts w:ascii="Cambria Math" w:hAnsi="Cambria Math" w:eastAsia="宋体" w:cs="宋体"/>
            <w:sz w:val="24"/>
          </w:rPr>
          <m:t>LeakyReLU</m:t>
        </m:r>
      </m:oMath>
      <w:r>
        <w:rPr>
          <w:rFonts w:hint="eastAsia" w:hAnsi="Cambria Math" w:eastAsia="宋体" w:cs="宋体"/>
          <w:sz w:val="24"/>
        </w:rPr>
        <w:t>是非线性激活函数。</w:t>
      </w:r>
      <m:oMath>
        <m:sSubSup>
          <m:sSubSupPr>
            <m:ctrlPr>
              <w:rPr>
                <w:rFonts w:ascii="Cambria Math" w:hAnsi="Cambria Math" w:eastAsia="宋体" w:cs="宋体"/>
                <w:sz w:val="24"/>
              </w:rPr>
            </m:ctrlPr>
          </m:sSubSupPr>
          <m:e>
            <m:r>
              <m:rPr>
                <m:sty m:val="p"/>
              </m:rPr>
              <w:rPr>
                <w:rFonts w:ascii="Cambria Math" w:hAnsi="Cambria Math" w:eastAsia="宋体" w:cs="宋体"/>
                <w:sz w:val="24"/>
              </w:rPr>
              <m:t>a</m:t>
            </m:r>
            <m:ctrlPr>
              <w:rPr>
                <w:rFonts w:ascii="Cambria Math" w:hAnsi="Cambria Math" w:eastAsia="宋体" w:cs="宋体"/>
                <w:sz w:val="24"/>
              </w:rPr>
            </m:ctrlPr>
          </m:e>
          <m:sub>
            <m:r>
              <m:rPr>
                <m:sty m:val="p"/>
              </m:rPr>
              <w:rPr>
                <w:rFonts w:ascii="Cambria Math" w:hAnsi="Cambria Math" w:eastAsia="宋体" w:cs="宋体"/>
                <w:sz w:val="24"/>
              </w:rPr>
              <m:t>r</m:t>
            </m:r>
            <m:ctrlPr>
              <w:rPr>
                <w:rFonts w:ascii="Cambria Math" w:hAnsi="Cambria Math" w:eastAsia="宋体" w:cs="宋体"/>
                <w:sz w:val="24"/>
              </w:rPr>
            </m:ctrlPr>
          </m:sub>
          <m:sup>
            <m:r>
              <m:rPr>
                <m:sty m:val="p"/>
              </m:rPr>
              <w:rPr>
                <w:rFonts w:ascii="Cambria Math" w:hAnsi="Cambria Math" w:eastAsia="宋体" w:cs="宋体"/>
                <w:sz w:val="24"/>
              </w:rPr>
              <m:t>⊤</m:t>
            </m:r>
            <m:ctrlPr>
              <w:rPr>
                <w:rFonts w:ascii="Cambria Math" w:hAnsi="Cambria Math" w:eastAsia="宋体" w:cs="宋体"/>
                <w:sz w:val="24"/>
              </w:rPr>
            </m:ctrlPr>
          </m:sup>
        </m:sSubSup>
      </m:oMath>
      <w:r>
        <w:rPr>
          <w:rFonts w:hint="eastAsia" w:hAnsi="Cambria Math" w:eastAsia="宋体" w:cs="宋体"/>
          <w:sz w:val="24"/>
        </w:rPr>
        <w:t>表示</w:t>
      </w:r>
      <w:r>
        <w:rPr>
          <w:rFonts w:ascii="宋体" w:hAnsi="宋体" w:eastAsia="宋体" w:cs="宋体"/>
          <w:sz w:val="24"/>
        </w:rPr>
        <w:t>关系 r 对应的注意力权重向量</w:t>
      </w:r>
      <w:r>
        <w:rPr>
          <w:rFonts w:hint="eastAsia" w:ascii="宋体" w:hAnsi="宋体" w:eastAsia="宋体" w:cs="宋体"/>
          <w:sz w:val="24"/>
        </w:rPr>
        <w:t>。</w:t>
      </w:r>
      <m:oMath>
        <m:sSub>
          <m:sSubPr>
            <m:ctrlPr>
              <w:rPr>
                <w:rFonts w:ascii="Cambria Math" w:hAnsi="Cambria Math" w:eastAsia="宋体" w:cs="宋体"/>
                <w:sz w:val="24"/>
              </w:rPr>
            </m:ctrlPr>
          </m:sSubPr>
          <m:e>
            <m:r>
              <m:rPr>
                <m:sty m:val="p"/>
              </m:rPr>
              <w:rPr>
                <w:rFonts w:ascii="Cambria Math" w:hAnsi="Cambria Math" w:eastAsia="宋体" w:cs="宋体"/>
                <w:sz w:val="24"/>
              </w:rPr>
              <m:t>W</m:t>
            </m:r>
            <m:ctrlPr>
              <w:rPr>
                <w:rFonts w:ascii="Cambria Math" w:hAnsi="Cambria Math" w:eastAsia="宋体" w:cs="宋体"/>
                <w:sz w:val="24"/>
              </w:rPr>
            </m:ctrlPr>
          </m:e>
          <m:sub>
            <m:r>
              <m:rPr>
                <m:sty m:val="p"/>
              </m:rPr>
              <w:rPr>
                <w:rFonts w:ascii="Cambria Math" w:hAnsi="Cambria Math" w:eastAsia="宋体" w:cs="宋体"/>
                <w:sz w:val="24"/>
              </w:rPr>
              <m:t>r</m:t>
            </m:r>
            <m:ctrlPr>
              <w:rPr>
                <w:rFonts w:ascii="Cambria Math" w:hAnsi="Cambria Math" w:eastAsia="宋体" w:cs="宋体"/>
                <w:sz w:val="24"/>
              </w:rPr>
            </m:ctrlPr>
          </m:sub>
        </m:sSub>
      </m:oMath>
      <w:r>
        <w:rPr>
          <w:rFonts w:hint="eastAsia" w:hAnsi="Cambria Math" w:eastAsia="宋体" w:cs="宋体"/>
          <w:sz w:val="24"/>
        </w:rPr>
        <w:t>表示</w:t>
      </w:r>
      <w:r>
        <w:rPr>
          <w:rFonts w:ascii="宋体" w:hAnsi="宋体" w:eastAsia="宋体" w:cs="宋体"/>
          <w:sz w:val="24"/>
        </w:rPr>
        <w:t>关系 r 的特定线性变换矩阵</w:t>
      </w:r>
      <w:r>
        <w:rPr>
          <w:rFonts w:hint="eastAsia" w:ascii="宋体" w:hAnsi="宋体" w:eastAsia="宋体" w:cs="宋体"/>
          <w:sz w:val="24"/>
        </w:rPr>
        <w:t>。</w:t>
      </w:r>
      <m:oMath>
        <m:sSub>
          <m:sSubPr>
            <m:ctrlPr>
              <w:rPr>
                <w:rFonts w:ascii="Cambria Math" w:hAnsi="Cambria Math" w:eastAsia="宋体" w:cs="宋体"/>
                <w:sz w:val="24"/>
              </w:rPr>
            </m:ctrlPr>
          </m:sSubPr>
          <m:e>
            <m:r>
              <m:rPr>
                <m:sty m:val="p"/>
              </m:rPr>
              <w:rPr>
                <w:rFonts w:ascii="Cambria Math" w:hAnsi="Cambria Math" w:eastAsia="宋体" w:cs="宋体"/>
                <w:sz w:val="24"/>
              </w:rPr>
              <m:t>h</m:t>
            </m:r>
            <m:ctrlPr>
              <w:rPr>
                <w:rFonts w:ascii="Cambria Math" w:hAnsi="Cambria Math" w:eastAsia="宋体" w:cs="宋体"/>
                <w:sz w:val="24"/>
              </w:rPr>
            </m:ctrlPr>
          </m:e>
          <m:sub>
            <m:r>
              <m:rPr>
                <m:sty m:val="p"/>
              </m:rPr>
              <w:rPr>
                <w:rFonts w:ascii="Cambria Math" w:hAnsi="Cambria Math" w:eastAsia="宋体" w:cs="宋体"/>
                <w:sz w:val="24"/>
              </w:rPr>
              <m:t>i</m:t>
            </m:r>
            <m:ctrlPr>
              <w:rPr>
                <w:rFonts w:ascii="Cambria Math" w:hAnsi="Cambria Math" w:eastAsia="宋体" w:cs="宋体"/>
                <w:sz w:val="24"/>
              </w:rPr>
            </m:ctrlPr>
          </m:sub>
        </m:sSub>
      </m:oMath>
      <w:r>
        <w:rPr>
          <w:rFonts w:hint="eastAsia" w:hAnsi="Cambria Math" w:eastAsia="宋体" w:cs="宋体"/>
          <w:sz w:val="24"/>
        </w:rPr>
        <w:t>、</w:t>
      </w:r>
      <m:oMath>
        <m:sSub>
          <m:sSubPr>
            <m:ctrlPr>
              <w:rPr>
                <w:rFonts w:ascii="Cambria Math" w:hAnsi="Cambria Math" w:eastAsia="宋体" w:cs="宋体"/>
                <w:sz w:val="24"/>
              </w:rPr>
            </m:ctrlPr>
          </m:sSubPr>
          <m:e>
            <m:r>
              <m:rPr>
                <m:sty m:val="p"/>
              </m:rPr>
              <w:rPr>
                <w:rFonts w:ascii="Cambria Math" w:hAnsi="Cambria Math" w:eastAsia="宋体" w:cs="宋体"/>
                <w:sz w:val="24"/>
              </w:rPr>
              <m:t>h</m:t>
            </m:r>
            <m:ctrlPr>
              <w:rPr>
                <w:rFonts w:ascii="Cambria Math" w:hAnsi="Cambria Math" w:eastAsia="宋体" w:cs="宋体"/>
                <w:sz w:val="24"/>
              </w:rPr>
            </m:ctrlPr>
          </m:e>
          <m:sub>
            <m:r>
              <m:rPr>
                <m:sty m:val="p"/>
              </m:rPr>
              <w:rPr>
                <w:rFonts w:ascii="Cambria Math" w:hAnsi="Cambria Math" w:eastAsia="宋体" w:cs="宋体"/>
                <w:sz w:val="24"/>
              </w:rPr>
              <m:t>j</m:t>
            </m:r>
            <m:ctrlPr>
              <w:rPr>
                <w:rFonts w:ascii="Cambria Math" w:hAnsi="Cambria Math" w:eastAsia="宋体" w:cs="宋体"/>
                <w:sz w:val="24"/>
              </w:rPr>
            </m:ctrlPr>
          </m:sub>
        </m:sSub>
      </m:oMath>
      <w:r>
        <w:rPr>
          <w:rFonts w:hint="eastAsia" w:hAnsi="Cambria Math" w:eastAsia="宋体" w:cs="宋体"/>
          <w:sz w:val="24"/>
        </w:rPr>
        <w:t>、</w:t>
      </w:r>
      <m:oMath>
        <m:sSub>
          <m:sSubPr>
            <m:ctrlPr>
              <w:rPr>
                <w:rFonts w:ascii="Cambria Math" w:hAnsi="Cambria Math" w:eastAsia="宋体" w:cs="宋体"/>
                <w:sz w:val="24"/>
              </w:rPr>
            </m:ctrlPr>
          </m:sSubPr>
          <m:e>
            <m:r>
              <m:rPr>
                <m:sty m:val="p"/>
              </m:rPr>
              <w:rPr>
                <w:rFonts w:ascii="Cambria Math" w:hAnsi="Cambria Math" w:eastAsia="宋体" w:cs="宋体"/>
                <w:sz w:val="24"/>
              </w:rPr>
              <m:t>h</m:t>
            </m:r>
            <m:ctrlPr>
              <w:rPr>
                <w:rFonts w:ascii="Cambria Math" w:hAnsi="Cambria Math" w:eastAsia="宋体" w:cs="宋体"/>
                <w:sz w:val="24"/>
              </w:rPr>
            </m:ctrlPr>
          </m:e>
          <m:sub>
            <m:r>
              <m:rPr>
                <m:sty m:val="p"/>
              </m:rPr>
              <w:rPr>
                <w:rFonts w:ascii="Cambria Math" w:hAnsi="Cambria Math" w:eastAsia="宋体" w:cs="宋体"/>
                <w:sz w:val="24"/>
              </w:rPr>
              <m:t>k</m:t>
            </m:r>
            <m:ctrlPr>
              <w:rPr>
                <w:rFonts w:ascii="Cambria Math" w:hAnsi="Cambria Math" w:eastAsia="宋体" w:cs="宋体"/>
                <w:sz w:val="24"/>
              </w:rPr>
            </m:ctrlPr>
          </m:sub>
        </m:sSub>
      </m:oMath>
      <w:r>
        <w:rPr>
          <w:rFonts w:hint="eastAsia" w:hAnsi="Cambria Math" w:eastAsia="宋体" w:cs="宋体"/>
          <w:sz w:val="24"/>
        </w:rPr>
        <w:t>是节点i、j、k的特征向量。其中</w:t>
      </w:r>
      <w:r>
        <w:rPr>
          <w:rFonts w:ascii="宋体" w:hAnsi="宋体" w:eastAsia="宋体" w:cs="宋体"/>
          <w:sz w:val="24"/>
        </w:rPr>
        <w:t>i 表示当前中心节点，j 表示其一个邻居节点，k 表示所有邻居集合中的节点。</w:t>
      </w:r>
      <w:r>
        <w:rPr>
          <w:rFonts w:hint="eastAsia" w:ascii="宋体" w:hAnsi="宋体" w:eastAsia="宋体" w:cs="宋体"/>
          <w:sz w:val="24"/>
        </w:rPr>
        <w:t>通过这种消息传递机制，</w:t>
      </w:r>
      <w:r>
        <w:rPr>
          <w:rFonts w:hint="eastAsia" w:hAnsi="Cambria Math" w:eastAsia="宋体" w:cs="宋体"/>
          <w:sz w:val="24"/>
        </w:rPr>
        <w:t>实现了对源节点与目标节点的对称性建模，能够捕获异质实体间的动态交互关系，例如“噬菌体感染宿主”。</w:t>
      </w:r>
    </w:p>
    <w:p>
      <w:pPr>
        <w:ind w:firstLine="482" w:firstLineChars="200"/>
        <w:rPr>
          <w:rFonts w:hAnsi="Cambria Math" w:eastAsia="宋体" w:cs="宋体"/>
          <w:sz w:val="24"/>
        </w:rPr>
      </w:pPr>
      <w:r>
        <w:rPr>
          <w:rFonts w:hint="eastAsia" w:hAnsi="Cambria Math" w:eastAsia="宋体" w:cs="宋体"/>
          <w:b/>
          <w:bCs/>
          <w:sz w:val="24"/>
        </w:rPr>
        <w:t>关系加权。</w:t>
      </w:r>
      <w:r>
        <w:rPr>
          <w:rFonts w:hint="eastAsia" w:hAnsi="Cambria Math" w:eastAsia="宋体" w:cs="宋体"/>
          <w:sz w:val="24"/>
        </w:rPr>
        <w:t>针对不同类型边在语义和置信度上的差异，模型引入了关系自适应门控机制（relation-specific gating）。每种关系</w:t>
      </w:r>
      <m:oMath>
        <m:r>
          <m:rPr>
            <m:sty m:val="p"/>
          </m:rPr>
          <w:rPr>
            <w:rFonts w:ascii="Cambria Math" w:hAnsi="Cambria Math" w:eastAsia="宋体" w:cs="宋体"/>
            <w:sz w:val="24"/>
          </w:rPr>
          <m:t>r</m:t>
        </m:r>
      </m:oMath>
      <w:r>
        <w:rPr>
          <w:rFonts w:hint="eastAsia" w:hAnsi="Cambria Math" w:eastAsia="宋体" w:cs="宋体"/>
          <w:sz w:val="24"/>
        </w:rPr>
        <w:t>均对应一个可学习的标量权重：</w:t>
      </w:r>
    </w:p>
    <w:p>
      <w:pPr>
        <w:rPr>
          <w:rFonts w:hAnsi="Cambria Math" w:eastAsia="宋体" w:cs="宋体"/>
          <w:sz w:val="24"/>
        </w:rPr>
      </w:pPr>
      <m:oMathPara>
        <m:oMathParaPr>
          <m:jc m:val="center"/>
        </m:oMathParaPr>
        <m:oMath>
          <m:sSub>
            <m:sSubPr>
              <m:ctrlPr>
                <w:rPr>
                  <w:rFonts w:ascii="Cambria Math" w:hAnsi="Cambria Math" w:eastAsia="宋体" w:cs="宋体"/>
                  <w:sz w:val="24"/>
                </w:rPr>
              </m:ctrlPr>
            </m:sSubPr>
            <m:e>
              <m:r>
                <m:rPr>
                  <m:sty m:val="p"/>
                </m:rPr>
                <w:rPr>
                  <w:rFonts w:ascii="Cambria Math" w:hAnsi="Cambria Math" w:eastAsia="宋体" w:cs="宋体"/>
                  <w:sz w:val="24"/>
                </w:rPr>
                <m:t>α</m:t>
              </m:r>
              <m:ctrlPr>
                <w:rPr>
                  <w:rFonts w:ascii="Cambria Math" w:hAnsi="Cambria Math" w:eastAsia="宋体" w:cs="宋体"/>
                  <w:sz w:val="24"/>
                </w:rPr>
              </m:ctrlPr>
            </m:e>
            <m:sub>
              <m:r>
                <m:rPr>
                  <m:sty m:val="p"/>
                </m:rPr>
                <w:rPr>
                  <w:rFonts w:ascii="Cambria Math" w:hAnsi="Cambria Math" w:eastAsia="宋体" w:cs="宋体"/>
                  <w:sz w:val="24"/>
                </w:rPr>
                <m:t>r</m:t>
              </m:r>
              <m:ctrlPr>
                <w:rPr>
                  <w:rFonts w:ascii="Cambria Math" w:hAnsi="Cambria Math" w:eastAsia="宋体" w:cs="宋体"/>
                  <w:sz w:val="24"/>
                </w:rPr>
              </m:ctrlPr>
            </m:sub>
          </m:sSub>
          <m:r>
            <m:rPr>
              <m:sty m:val="p"/>
            </m:rPr>
            <w:rPr>
              <w:rFonts w:ascii="Cambria Math" w:hAnsi="Cambria Math" w:eastAsia="宋体" w:cs="宋体"/>
              <w:sz w:val="24"/>
            </w:rPr>
            <m:t>=exp</m:t>
          </m:r>
          <m:d>
            <m:dPr>
              <m:ctrlPr>
                <w:rPr>
                  <w:rFonts w:ascii="Cambria Math" w:hAnsi="Cambria Math" w:eastAsia="宋体" w:cs="宋体"/>
                  <w:sz w:val="24"/>
                </w:rPr>
              </m:ctrlPr>
            </m:dPr>
            <m:e>
              <m:sSub>
                <m:sSubPr>
                  <m:ctrlPr>
                    <w:rPr>
                      <w:rFonts w:ascii="Cambria Math" w:hAnsi="Cambria Math" w:eastAsia="宋体" w:cs="宋体"/>
                      <w:sz w:val="24"/>
                    </w:rPr>
                  </m:ctrlPr>
                </m:sSubPr>
                <m:e>
                  <m:r>
                    <m:rPr>
                      <m:sty m:val="p"/>
                    </m:rPr>
                    <w:rPr>
                      <w:rFonts w:ascii="Cambria Math" w:hAnsi="Cambria Math" w:eastAsia="宋体" w:cs="宋体"/>
                      <w:sz w:val="24"/>
                    </w:rPr>
                    <m:t>w</m:t>
                  </m:r>
                  <m:ctrlPr>
                    <w:rPr>
                      <w:rFonts w:ascii="Cambria Math" w:hAnsi="Cambria Math" w:eastAsia="宋体" w:cs="宋体"/>
                      <w:sz w:val="24"/>
                    </w:rPr>
                  </m:ctrlPr>
                </m:e>
                <m:sub>
                  <m:r>
                    <m:rPr>
                      <m:sty m:val="p"/>
                    </m:rPr>
                    <w:rPr>
                      <w:rFonts w:ascii="Cambria Math" w:hAnsi="Cambria Math" w:eastAsia="宋体" w:cs="宋体"/>
                      <w:sz w:val="24"/>
                    </w:rPr>
                    <m:t>r</m:t>
                  </m:r>
                  <m:ctrlPr>
                    <w:rPr>
                      <w:rFonts w:ascii="Cambria Math" w:hAnsi="Cambria Math" w:eastAsia="宋体" w:cs="宋体"/>
                      <w:sz w:val="24"/>
                    </w:rPr>
                  </m:ctrlPr>
                </m:sub>
              </m:sSub>
              <m:ctrlPr>
                <w:rPr>
                  <w:rFonts w:ascii="Cambria Math" w:hAnsi="Cambria Math" w:eastAsia="宋体" w:cs="宋体"/>
                  <w:sz w:val="24"/>
                </w:rPr>
              </m:ctrlPr>
            </m:e>
          </m:d>
        </m:oMath>
      </m:oMathPara>
    </w:p>
    <w:p>
      <w:pPr>
        <w:rPr>
          <w:rFonts w:hint="eastAsia" w:ascii="宋体" w:hAnsi="宋体" w:eastAsia="宋体" w:cs="宋体"/>
          <w:sz w:val="24"/>
        </w:rPr>
      </w:pPr>
      <w:r>
        <w:rPr>
          <w:rFonts w:ascii="宋体" w:hAnsi="宋体" w:eastAsia="宋体" w:cs="宋体"/>
          <w:sz w:val="24"/>
        </w:rPr>
        <w:t>该权重用于调节该关系的全局信息流强度。在训练过程中通过梯度更新进行微调。该机制使模型能够在端到端训练中自动区分不同关系的重要性，实现从“结构同权”到“语义加权”的转变。</w:t>
      </w:r>
    </w:p>
    <w:p>
      <w:pPr>
        <w:ind w:firstLine="482" w:firstLineChars="200"/>
        <w:rPr>
          <w:rFonts w:hint="eastAsia" w:ascii="宋体" w:hAnsi="宋体" w:eastAsia="宋体" w:cs="宋体"/>
          <w:sz w:val="24"/>
        </w:rPr>
      </w:pPr>
      <w:r>
        <w:rPr>
          <w:rFonts w:ascii="宋体" w:hAnsi="宋体" w:eastAsia="宋体" w:cs="宋体"/>
          <w:b/>
          <w:bCs/>
          <w:sz w:val="24"/>
        </w:rPr>
        <w:t>解码与宿主检索。</w:t>
      </w:r>
      <w:r>
        <w:rPr>
          <w:rFonts w:ascii="宋体" w:hAnsi="宋体" w:eastAsia="宋体" w:cs="宋体"/>
          <w:sz w:val="24"/>
        </w:rPr>
        <w:t>在获得噬菌体与宿主的最终嵌入表示后，我们使用基于余弦相似度的轻量化解码器计算其潜在互作强度。设噬菌体节点嵌入为</w:t>
      </w:r>
      <m:oMath>
        <m:sSub>
          <m:sSubPr>
            <m:ctrlPr>
              <w:rPr>
                <w:rFonts w:ascii="Cambria Math" w:hAnsi="Cambria Math" w:eastAsia="MS Mincho" w:cs="MS Mincho"/>
                <w:sz w:val="24"/>
              </w:rPr>
            </m:ctrlPr>
          </m:sSubPr>
          <m:e>
            <m:r>
              <m:rPr>
                <m:sty m:val="p"/>
              </m:rPr>
              <w:rPr>
                <w:rFonts w:ascii="Cambria Math" w:hAnsi="Cambria Math" w:eastAsia="MS Mincho" w:cs="MS Mincho"/>
                <w:sz w:val="24"/>
              </w:rPr>
              <m:t>z</m:t>
            </m:r>
            <m:ctrlPr>
              <w:rPr>
                <w:rFonts w:ascii="Cambria Math" w:hAnsi="Cambria Math" w:eastAsia="MS Mincho" w:cs="MS Mincho"/>
                <w:sz w:val="24"/>
              </w:rPr>
            </m:ctrlPr>
          </m:e>
          <m:sub>
            <m:r>
              <m:rPr>
                <m:sty m:val="p"/>
              </m:rPr>
              <w:rPr>
                <w:rFonts w:ascii="Cambria Math" w:hAnsi="Cambria Math" w:eastAsia="MS Mincho" w:cs="MS Mincho"/>
                <w:sz w:val="24"/>
              </w:rPr>
              <m:t>p</m:t>
            </m:r>
            <m:ctrlPr>
              <w:rPr>
                <w:rFonts w:ascii="Cambria Math" w:hAnsi="Cambria Math" w:eastAsia="MS Mincho" w:cs="MS Mincho"/>
                <w:sz w:val="24"/>
              </w:rPr>
            </m:ctrlPr>
          </m:sub>
        </m:sSub>
      </m:oMath>
      <w:r>
        <w:rPr>
          <w:rFonts w:hint="eastAsia" w:hAnsi="Cambria Math" w:eastAsia="MS Mincho" w:cs="MS Mincho"/>
          <w:sz w:val="24"/>
        </w:rPr>
        <w:t>，</w:t>
      </w:r>
      <w:r>
        <w:rPr>
          <w:rFonts w:ascii="宋体" w:hAnsi="宋体" w:eastAsia="宋体" w:cs="宋体"/>
          <w:sz w:val="24"/>
        </w:rPr>
        <w:t>宿主节点嵌入为</w:t>
      </w:r>
      <m:oMath>
        <m:sSub>
          <m:sSubPr>
            <m:ctrlPr>
              <w:rPr>
                <w:rFonts w:ascii="Cambria Math" w:hAnsi="Cambria Math" w:eastAsia="MS Mincho" w:cs="MS Mincho"/>
                <w:sz w:val="24"/>
              </w:rPr>
            </m:ctrlPr>
          </m:sSubPr>
          <m:e>
            <m:r>
              <m:rPr>
                <m:sty m:val="p"/>
              </m:rPr>
              <w:rPr>
                <w:rFonts w:ascii="Cambria Math" w:hAnsi="Cambria Math" w:eastAsia="MS Mincho" w:cs="MS Mincho"/>
                <w:sz w:val="24"/>
              </w:rPr>
              <m:t>z</m:t>
            </m:r>
            <m:ctrlPr>
              <w:rPr>
                <w:rFonts w:ascii="Cambria Math" w:hAnsi="Cambria Math" w:eastAsia="MS Mincho" w:cs="MS Mincho"/>
                <w:sz w:val="24"/>
              </w:rPr>
            </m:ctrlPr>
          </m:e>
          <m:sub>
            <m:r>
              <m:rPr>
                <m:sty m:val="p"/>
              </m:rPr>
              <w:rPr>
                <w:rFonts w:ascii="Cambria Math" w:hAnsi="Cambria Math" w:eastAsia="MS Mincho" w:cs="MS Mincho"/>
                <w:sz w:val="24"/>
              </w:rPr>
              <m:t>h</m:t>
            </m:r>
            <m:ctrlPr>
              <w:rPr>
                <w:rFonts w:ascii="Cambria Math" w:hAnsi="Cambria Math" w:eastAsia="MS Mincho" w:cs="MS Mincho"/>
                <w:sz w:val="24"/>
              </w:rPr>
            </m:ctrlPr>
          </m:sub>
        </m:sSub>
      </m:oMath>
      <w:r>
        <w:rPr>
          <w:rFonts w:hint="eastAsia" w:hAnsi="Cambria Math" w:eastAsia="MS Mincho" w:cs="MS Mincho"/>
          <w:sz w:val="24"/>
        </w:rPr>
        <w:t>，</w:t>
      </w:r>
      <w:r>
        <w:rPr>
          <w:rFonts w:ascii="宋体" w:hAnsi="宋体" w:eastAsia="宋体" w:cs="宋体"/>
          <w:sz w:val="24"/>
        </w:rPr>
        <w:t>两者均经过 L2 归一化</w:t>
      </w:r>
      <w:r>
        <w:rPr>
          <w:rFonts w:hint="eastAsia" w:ascii="宋体" w:hAnsi="宋体" w:eastAsia="宋体" w:cs="宋体"/>
          <w:sz w:val="24"/>
        </w:rPr>
        <w:t>后，</w:t>
      </w:r>
      <w:r>
        <w:rPr>
          <w:rFonts w:ascii="宋体" w:hAnsi="宋体" w:eastAsia="宋体" w:cs="宋体"/>
          <w:sz w:val="24"/>
        </w:rPr>
        <w:t>对于每个噬菌体</w:t>
      </w:r>
      <m:oMath>
        <m:r>
          <m:rPr>
            <m:sty m:val="p"/>
          </m:rPr>
          <w:rPr>
            <w:rFonts w:ascii="Cambria Math" w:hAnsi="Cambria Math" w:eastAsia="MS Mincho" w:cs="MS Mincho"/>
            <w:sz w:val="24"/>
          </w:rPr>
          <m:t>p</m:t>
        </m:r>
      </m:oMath>
      <w:r>
        <w:rPr>
          <w:rFonts w:ascii="宋体" w:hAnsi="宋体" w:eastAsia="宋体" w:cs="宋体"/>
          <w:sz w:val="24"/>
        </w:rPr>
        <w:t>，模型需在整个宿主集合</w:t>
      </w:r>
      <m:oMath>
        <m:r>
          <m:rPr>
            <m:sty m:val="p"/>
          </m:rPr>
          <w:rPr>
            <w:rFonts w:ascii="Cambria Math" w:hAnsi="Cambria Math" w:eastAsia="MS Mincho" w:cs="MS Mincho"/>
            <w:sz w:val="24"/>
          </w:rPr>
          <m:t>h</m:t>
        </m:r>
      </m:oMath>
      <w:r>
        <w:rPr>
          <w:rFonts w:ascii="宋体" w:hAnsi="宋体" w:eastAsia="宋体" w:cs="宋体"/>
          <w:sz w:val="24"/>
        </w:rPr>
        <w:t>中预测其配对概率：</w:t>
      </w:r>
    </w:p>
    <w:p>
      <w:pPr>
        <w:ind w:firstLine="420"/>
        <w:rPr>
          <w:rFonts w:hAnsi="Cambria Math" w:eastAsia="MS Mincho" w:cs="MS Mincho"/>
          <w:sz w:val="24"/>
        </w:rPr>
      </w:pPr>
      <m:oMathPara>
        <m:oMath>
          <m:r>
            <m:rPr>
              <m:sty m:val="p"/>
            </m:rPr>
            <w:rPr>
              <w:rFonts w:ascii="Cambria Math" w:hAnsi="Cambria Math" w:eastAsia="MS Mincho" w:cs="MS Mincho"/>
              <w:sz w:val="24"/>
            </w:rPr>
            <m:t>s</m:t>
          </m:r>
          <m:d>
            <m:dPr>
              <m:ctrlPr>
                <w:rPr>
                  <w:rFonts w:ascii="Cambria Math" w:hAnsi="Cambria Math" w:eastAsia="MS Mincho" w:cs="MS Mincho"/>
                  <w:sz w:val="24"/>
                </w:rPr>
              </m:ctrlPr>
            </m:dPr>
            <m:e>
              <m:r>
                <m:rPr>
                  <m:sty m:val="p"/>
                </m:rPr>
                <w:rPr>
                  <w:rFonts w:ascii="Cambria Math" w:hAnsi="Cambria Math" w:eastAsia="MS Mincho" w:cs="MS Mincho"/>
                  <w:sz w:val="24"/>
                </w:rPr>
                <m:t>p,h</m:t>
              </m:r>
              <m:ctrlPr>
                <w:rPr>
                  <w:rFonts w:ascii="Cambria Math" w:hAnsi="Cambria Math" w:eastAsia="MS Mincho" w:cs="MS Mincho"/>
                  <w:sz w:val="24"/>
                </w:rPr>
              </m:ctrlPr>
            </m:e>
          </m:d>
          <m:r>
            <m:rPr>
              <m:sty m:val="p"/>
            </m:rPr>
            <w:rPr>
              <w:rFonts w:ascii="Cambria Math" w:hAnsi="Cambria Math" w:eastAsia="MS Mincho" w:cs="MS Mincho"/>
              <w:sz w:val="24"/>
            </w:rPr>
            <m:t>=σ</m:t>
          </m:r>
          <m:d>
            <m:dPr>
              <m:ctrlPr>
                <w:rPr>
                  <w:rFonts w:ascii="Cambria Math" w:hAnsi="Cambria Math" w:eastAsia="MS Mincho" w:cs="MS Mincho"/>
                  <w:sz w:val="24"/>
                </w:rPr>
              </m:ctrlPr>
            </m:dPr>
            <m:e>
              <m:r>
                <m:rPr>
                  <m:sty m:val="p"/>
                </m:rPr>
                <w:rPr>
                  <w:rFonts w:ascii="Cambria Math" w:hAnsi="Cambria Math" w:eastAsia="MS Mincho" w:cs="MS Mincho"/>
                  <w:sz w:val="24"/>
                </w:rPr>
                <m:t>⟨</m:t>
              </m:r>
              <m:sSub>
                <m:sSubPr>
                  <m:ctrlPr>
                    <w:rPr>
                      <w:rFonts w:ascii="Cambria Math" w:hAnsi="Cambria Math" w:eastAsia="MS Mincho" w:cs="MS Mincho"/>
                      <w:sz w:val="24"/>
                    </w:rPr>
                  </m:ctrlPr>
                </m:sSubPr>
                <m:e>
                  <m:r>
                    <m:rPr>
                      <m:sty m:val="p"/>
                    </m:rPr>
                    <w:rPr>
                      <w:rFonts w:ascii="Cambria Math" w:hAnsi="Cambria Math" w:eastAsia="MS Mincho" w:cs="MS Mincho"/>
                      <w:sz w:val="24"/>
                    </w:rPr>
                    <m:t>z</m:t>
                  </m:r>
                  <m:ctrlPr>
                    <w:rPr>
                      <w:rFonts w:ascii="Cambria Math" w:hAnsi="Cambria Math" w:eastAsia="MS Mincho" w:cs="MS Mincho"/>
                      <w:sz w:val="24"/>
                    </w:rPr>
                  </m:ctrlPr>
                </m:e>
                <m:sub>
                  <m:r>
                    <m:rPr>
                      <m:sty m:val="p"/>
                    </m:rPr>
                    <w:rPr>
                      <w:rFonts w:ascii="Cambria Math" w:hAnsi="Cambria Math" w:eastAsia="MS Mincho" w:cs="MS Mincho"/>
                      <w:sz w:val="24"/>
                    </w:rPr>
                    <m:t>p</m:t>
                  </m:r>
                  <m:ctrlPr>
                    <w:rPr>
                      <w:rFonts w:ascii="Cambria Math" w:hAnsi="Cambria Math" w:eastAsia="MS Mincho" w:cs="MS Mincho"/>
                      <w:sz w:val="24"/>
                    </w:rPr>
                  </m:ctrlPr>
                </m:sub>
              </m:sSub>
              <m:r>
                <m:rPr>
                  <m:sty m:val="p"/>
                </m:rPr>
                <w:rPr>
                  <w:rFonts w:ascii="Cambria Math" w:hAnsi="Cambria Math" w:eastAsia="MS Mincho" w:cs="MS Mincho"/>
                  <w:sz w:val="24"/>
                </w:rPr>
                <m:t>,</m:t>
              </m:r>
              <m:sSub>
                <m:sSubPr>
                  <m:ctrlPr>
                    <w:rPr>
                      <w:rFonts w:ascii="Cambria Math" w:hAnsi="Cambria Math" w:eastAsia="MS Mincho" w:cs="MS Mincho"/>
                      <w:sz w:val="24"/>
                    </w:rPr>
                  </m:ctrlPr>
                </m:sSubPr>
                <m:e>
                  <m:r>
                    <m:rPr>
                      <m:sty m:val="p"/>
                    </m:rPr>
                    <w:rPr>
                      <w:rFonts w:ascii="Cambria Math" w:hAnsi="Cambria Math" w:eastAsia="MS Mincho" w:cs="MS Mincho"/>
                      <w:sz w:val="24"/>
                    </w:rPr>
                    <m:t>z</m:t>
                  </m:r>
                  <m:ctrlPr>
                    <w:rPr>
                      <w:rFonts w:ascii="Cambria Math" w:hAnsi="Cambria Math" w:eastAsia="MS Mincho" w:cs="MS Mincho"/>
                      <w:sz w:val="24"/>
                    </w:rPr>
                  </m:ctrlPr>
                </m:e>
                <m:sub>
                  <m:r>
                    <m:rPr>
                      <m:sty m:val="p"/>
                    </m:rPr>
                    <w:rPr>
                      <w:rFonts w:ascii="Cambria Math" w:hAnsi="Cambria Math" w:eastAsia="MS Mincho" w:cs="MS Mincho"/>
                      <w:sz w:val="24"/>
                    </w:rPr>
                    <m:t>h</m:t>
                  </m:r>
                  <m:ctrlPr>
                    <w:rPr>
                      <w:rFonts w:ascii="Cambria Math" w:hAnsi="Cambria Math" w:eastAsia="MS Mincho" w:cs="MS Mincho"/>
                      <w:sz w:val="24"/>
                    </w:rPr>
                  </m:ctrlPr>
                </m:sub>
              </m:sSub>
              <m:r>
                <m:rPr>
                  <m:sty m:val="p"/>
                </m:rPr>
                <w:rPr>
                  <w:rFonts w:ascii="Cambria Math" w:hAnsi="Cambria Math" w:eastAsia="MS Mincho" w:cs="MS Mincho"/>
                  <w:sz w:val="24"/>
                </w:rPr>
                <m:t>⟩⋅</m:t>
              </m:r>
              <m:sSup>
                <m:sSupPr>
                  <m:ctrlPr>
                    <w:rPr>
                      <w:rFonts w:ascii="Cambria Math" w:hAnsi="Cambria Math" w:eastAsia="MS Mincho" w:cs="MS Mincho"/>
                      <w:sz w:val="24"/>
                    </w:rPr>
                  </m:ctrlPr>
                </m:sSupPr>
                <m:e>
                  <m:r>
                    <m:rPr>
                      <m:sty m:val="p"/>
                    </m:rPr>
                    <w:rPr>
                      <w:rFonts w:ascii="Cambria Math" w:hAnsi="Cambria Math" w:eastAsia="MS Mincho" w:cs="MS Mincho"/>
                      <w:sz w:val="24"/>
                    </w:rPr>
                    <m:t>e</m:t>
                  </m:r>
                  <m:ctrlPr>
                    <w:rPr>
                      <w:rFonts w:ascii="Cambria Math" w:hAnsi="Cambria Math" w:eastAsia="MS Mincho" w:cs="MS Mincho"/>
                      <w:sz w:val="24"/>
                    </w:rPr>
                  </m:ctrlPr>
                </m:e>
                <m:sup>
                  <m:r>
                    <m:rPr>
                      <m:sty m:val="p"/>
                    </m:rPr>
                    <w:rPr>
                      <w:rFonts w:ascii="Cambria Math" w:hAnsi="Cambria Math" w:eastAsia="MS Mincho" w:cs="MS Mincho"/>
                      <w:sz w:val="24"/>
                    </w:rPr>
                    <m:t>logit_scale</m:t>
                  </m:r>
                  <m:ctrlPr>
                    <w:rPr>
                      <w:rFonts w:ascii="Cambria Math" w:hAnsi="Cambria Math" w:eastAsia="MS Mincho" w:cs="MS Mincho"/>
                      <w:sz w:val="24"/>
                    </w:rPr>
                  </m:ctrlPr>
                </m:sup>
              </m:sSup>
              <m:ctrlPr>
                <w:rPr>
                  <w:rFonts w:ascii="Cambria Math" w:hAnsi="Cambria Math" w:eastAsia="MS Mincho" w:cs="MS Mincho"/>
                  <w:sz w:val="24"/>
                </w:rPr>
              </m:ctrlPr>
            </m:e>
          </m:d>
        </m:oMath>
      </m:oMathPara>
    </w:p>
    <w:p>
      <w:pPr>
        <w:rPr>
          <w:rFonts w:hAnsi="Cambria Math" w:eastAsia="MS Mincho" w:cs="MS Mincho"/>
          <w:sz w:val="24"/>
        </w:rPr>
      </w:pPr>
      <w:r>
        <w:rPr>
          <w:rFonts w:hAnsi="Cambria Math" w:eastAsia="MS Mincho" w:cs="MS Mincho"/>
          <w:sz w:val="24"/>
        </w:rPr>
        <w:t>其中</w:t>
      </w:r>
      <m:oMath>
        <m:r>
          <m:rPr>
            <m:sty m:val="p"/>
          </m:rPr>
          <w:rPr>
            <w:rFonts w:ascii="Cambria Math" w:hAnsi="Cambria Math" w:eastAsia="MS Mincho" w:cs="MS Mincho"/>
            <w:sz w:val="24"/>
          </w:rPr>
          <m:t>⟨</m:t>
        </m:r>
        <m:sSub>
          <m:sSubPr>
            <m:ctrlPr>
              <w:rPr>
                <w:rFonts w:ascii="Cambria Math" w:hAnsi="Cambria Math" w:eastAsia="MS Mincho" w:cs="MS Mincho"/>
                <w:sz w:val="24"/>
              </w:rPr>
            </m:ctrlPr>
          </m:sSubPr>
          <m:e>
            <m:r>
              <m:rPr>
                <m:sty m:val="p"/>
              </m:rPr>
              <w:rPr>
                <w:rFonts w:ascii="Cambria Math" w:hAnsi="Cambria Math" w:eastAsia="MS Mincho" w:cs="MS Mincho"/>
                <w:sz w:val="24"/>
              </w:rPr>
              <m:t>z</m:t>
            </m:r>
            <m:ctrlPr>
              <w:rPr>
                <w:rFonts w:ascii="Cambria Math" w:hAnsi="Cambria Math" w:eastAsia="MS Mincho" w:cs="MS Mincho"/>
                <w:sz w:val="24"/>
              </w:rPr>
            </m:ctrlPr>
          </m:e>
          <m:sub>
            <m:r>
              <m:rPr>
                <m:sty m:val="p"/>
              </m:rPr>
              <w:rPr>
                <w:rFonts w:ascii="Cambria Math" w:hAnsi="Cambria Math" w:eastAsia="MS Mincho" w:cs="MS Mincho"/>
                <w:sz w:val="24"/>
              </w:rPr>
              <m:t>p</m:t>
            </m:r>
            <m:ctrlPr>
              <w:rPr>
                <w:rFonts w:ascii="Cambria Math" w:hAnsi="Cambria Math" w:eastAsia="MS Mincho" w:cs="MS Mincho"/>
                <w:sz w:val="24"/>
              </w:rPr>
            </m:ctrlPr>
          </m:sub>
        </m:sSub>
        <m:r>
          <m:rPr>
            <m:sty m:val="p"/>
          </m:rPr>
          <w:rPr>
            <w:rFonts w:ascii="Cambria Math" w:hAnsi="Cambria Math" w:eastAsia="MS Mincho" w:cs="MS Mincho"/>
            <w:sz w:val="24"/>
          </w:rPr>
          <m:t>,</m:t>
        </m:r>
        <m:sSub>
          <m:sSubPr>
            <m:ctrlPr>
              <w:rPr>
                <w:rFonts w:ascii="Cambria Math" w:hAnsi="Cambria Math" w:eastAsia="MS Mincho" w:cs="MS Mincho"/>
                <w:sz w:val="24"/>
              </w:rPr>
            </m:ctrlPr>
          </m:sSubPr>
          <m:e>
            <m:r>
              <m:rPr>
                <m:sty m:val="p"/>
              </m:rPr>
              <w:rPr>
                <w:rFonts w:ascii="Cambria Math" w:hAnsi="Cambria Math" w:eastAsia="MS Mincho" w:cs="MS Mincho"/>
                <w:sz w:val="24"/>
              </w:rPr>
              <m:t>z</m:t>
            </m:r>
            <m:ctrlPr>
              <w:rPr>
                <w:rFonts w:ascii="Cambria Math" w:hAnsi="Cambria Math" w:eastAsia="MS Mincho" w:cs="MS Mincho"/>
                <w:sz w:val="24"/>
              </w:rPr>
            </m:ctrlPr>
          </m:e>
          <m:sub>
            <m:r>
              <m:rPr>
                <m:sty m:val="p"/>
              </m:rPr>
              <w:rPr>
                <w:rFonts w:ascii="Cambria Math" w:hAnsi="Cambria Math" w:eastAsia="MS Mincho" w:cs="MS Mincho"/>
                <w:sz w:val="24"/>
              </w:rPr>
              <m:t>h</m:t>
            </m:r>
            <m:ctrlPr>
              <w:rPr>
                <w:rFonts w:ascii="Cambria Math" w:hAnsi="Cambria Math" w:eastAsia="MS Mincho" w:cs="MS Mincho"/>
                <w:sz w:val="24"/>
              </w:rPr>
            </m:ctrlPr>
          </m:sub>
        </m:sSub>
        <m:r>
          <m:rPr>
            <m:sty m:val="p"/>
          </m:rPr>
          <w:rPr>
            <w:rFonts w:ascii="Cambria Math" w:hAnsi="Cambria Math" w:eastAsia="MS Mincho" w:cs="MS Mincho"/>
            <w:sz w:val="24"/>
          </w:rPr>
          <m:t>⟩</m:t>
        </m:r>
      </m:oMath>
      <w:r>
        <w:rPr>
          <w:rFonts w:hint="eastAsia" w:hAnsi="Cambria Math" w:eastAsia="MS Mincho" w:cs="MS Mincho"/>
          <w:sz w:val="24"/>
        </w:rPr>
        <w:t>表示余弦相似度，</w:t>
      </w:r>
      <m:oMath>
        <m:r>
          <m:rPr>
            <m:sty m:val="p"/>
          </m:rPr>
          <w:rPr>
            <w:rFonts w:ascii="Cambria Math" w:hAnsi="Cambria Math" w:eastAsia="MS Mincho" w:cs="MS Mincho"/>
            <w:sz w:val="24"/>
          </w:rPr>
          <m:t>σ</m:t>
        </m:r>
      </m:oMath>
      <w:r>
        <w:rPr>
          <w:rFonts w:hint="eastAsia" w:hAnsi="Cambria Math" w:eastAsia="MS Mincho" w:cs="MS Mincho"/>
          <w:sz w:val="24"/>
        </w:rPr>
        <w:t>为Sigmoid 函数，</w:t>
      </w:r>
      <w:r>
        <w:rPr>
          <w:rFonts w:hAnsi="Cambria Math" w:eastAsia="MS Mincho" w:cs="MS Mincho"/>
          <w:sz w:val="24"/>
        </w:rPr>
        <w:t>logit_scale</w:t>
      </w:r>
      <w:r>
        <w:rPr>
          <w:rFonts w:hint="eastAsia" w:hAnsi="Cambria Math" w:eastAsia="MS Mincho" w:cs="MS Mincho"/>
          <w:sz w:val="24"/>
        </w:rPr>
        <w:t>为</w:t>
      </w:r>
      <w:r>
        <w:rPr>
          <w:rFonts w:hAnsi="Cambria Math" w:eastAsia="MS Mincho" w:cs="MS Mincho"/>
          <w:sz w:val="24"/>
        </w:rPr>
        <w:t>可学习的对数缩放参数</w:t>
      </w:r>
      <w:r>
        <w:rPr>
          <w:rFonts w:hint="eastAsia" w:hAnsi="Cambria Math" w:eastAsia="MS Mincho" w:cs="MS Mincho"/>
          <w:sz w:val="24"/>
        </w:rPr>
        <w:t>。</w:t>
      </w:r>
      <w:r>
        <w:rPr>
          <w:rFonts w:ascii="宋体" w:hAnsi="宋体" w:eastAsia="宋体" w:cs="宋体"/>
          <w:sz w:val="24"/>
        </w:rPr>
        <w:t>该结构不引入额外参数，能够直接反映噬菌体与宿主在统一嵌入空间中的接近程度。由于噬菌体与其真实宿主在序列、功能和系统发育特征上通常具有内在一致性，余弦解码器使模型的预测逻辑具有高度可解释性，并与排序损失保持一致。</w:t>
      </w:r>
    </w:p>
    <w:p>
      <w:pPr>
        <w:rPr>
          <w:rFonts w:hint="eastAsia" w:ascii="宋体" w:hAnsi="宋体" w:eastAsia="宋体" w:cs="宋体"/>
          <w:sz w:val="24"/>
        </w:rPr>
      </w:pPr>
    </w:p>
    <w:p>
      <w:pPr>
        <w:ind w:firstLine="482" w:firstLineChars="200"/>
        <w:rPr>
          <w:rFonts w:hint="eastAsia" w:ascii="宋体" w:hAnsi="宋体" w:eastAsia="宋体" w:cs="宋体"/>
          <w:sz w:val="24"/>
        </w:rPr>
      </w:pPr>
      <w:r>
        <w:rPr>
          <w:rFonts w:ascii="宋体" w:hAnsi="宋体" w:eastAsia="宋体" w:cs="宋体"/>
          <w:b/>
          <w:bCs/>
          <w:sz w:val="24"/>
        </w:rPr>
        <w:t>排序优化目标。</w:t>
      </w:r>
      <w:r>
        <w:rPr>
          <w:rFonts w:ascii="宋体" w:hAnsi="宋体" w:eastAsia="宋体" w:cs="宋体"/>
          <w:sz w:val="24"/>
        </w:rPr>
        <w:t>我们将噬菌体–宿主预测任务形式化为一个</w:t>
      </w:r>
      <w:r>
        <w:rPr>
          <w:rStyle w:val="12"/>
          <w:rFonts w:ascii="宋体" w:hAnsi="宋体" w:eastAsia="宋体" w:cs="宋体"/>
          <w:sz w:val="24"/>
        </w:rPr>
        <w:t>检索排序问题</w:t>
      </w:r>
      <w:r>
        <w:rPr>
          <w:rFonts w:ascii="宋体" w:hAnsi="宋体" w:eastAsia="宋体" w:cs="宋体"/>
          <w:sz w:val="24"/>
        </w:rPr>
        <w:t>。给定噬菌体节点嵌入</w:t>
      </w:r>
      <m:oMath>
        <m:sSub>
          <m:sSubPr>
            <m:ctrlPr>
              <w:rPr>
                <w:rFonts w:ascii="Cambria Math" w:hAnsi="Cambria Math" w:eastAsia="宋体"/>
                <w:sz w:val="24"/>
              </w:rPr>
            </m:ctrlPr>
          </m:sSubPr>
          <m:e>
            <m:r>
              <m:rPr>
                <m:sty m:val="p"/>
              </m:rPr>
              <w:rPr>
                <w:rFonts w:ascii="Cambria Math" w:hAnsi="Cambria Math" w:eastAsia="宋体"/>
                <w:sz w:val="24"/>
              </w:rPr>
              <m:t>z</m:t>
            </m:r>
            <m:ctrlPr>
              <w:rPr>
                <w:rFonts w:ascii="Cambria Math" w:hAnsi="Cambria Math" w:eastAsia="宋体"/>
                <w:sz w:val="24"/>
              </w:rPr>
            </m:ctrlPr>
          </m:e>
          <m:sub>
            <m:r>
              <m:rPr>
                <m:sty m:val="p"/>
              </m:rPr>
              <w:rPr>
                <w:rFonts w:ascii="Cambria Math" w:hAnsi="Cambria Math" w:eastAsia="宋体"/>
                <w:sz w:val="24"/>
              </w:rPr>
              <m:t>p</m:t>
            </m:r>
            <m:ctrlPr>
              <w:rPr>
                <w:rFonts w:ascii="Cambria Math" w:hAnsi="Cambria Math" w:eastAsia="宋体"/>
                <w:sz w:val="24"/>
              </w:rPr>
            </m:ctrlPr>
          </m:sub>
        </m:sSub>
      </m:oMath>
      <w:r>
        <w:rPr>
          <w:rFonts w:hint="eastAsia" w:hAnsi="Cambria Math" w:eastAsia="宋体"/>
          <w:sz w:val="24"/>
        </w:rPr>
        <w:t>，</w:t>
      </w:r>
      <w:r>
        <w:rPr>
          <w:rFonts w:ascii="宋体" w:hAnsi="宋体" w:eastAsia="宋体" w:cs="宋体"/>
          <w:sz w:val="24"/>
        </w:rPr>
        <w:t>模型需在所有候选宿主嵌入</w:t>
      </w:r>
      <m:oMath>
        <m:r>
          <m:rPr/>
          <w:rPr>
            <w:rFonts w:ascii="Cambria Math" w:hAnsi="Cambria Math" w:eastAsia="宋体"/>
            <w:sz w:val="24"/>
          </w:rPr>
          <m:t>{</m:t>
        </m:r>
        <m:sSub>
          <m:sSubPr>
            <m:ctrlPr>
              <w:rPr>
                <w:rFonts w:ascii="Cambria Math" w:hAnsi="Cambria Math" w:eastAsia="宋体"/>
                <w:sz w:val="24"/>
              </w:rPr>
            </m:ctrlPr>
          </m:sSubPr>
          <m:e>
            <m:r>
              <m:rPr>
                <m:sty m:val="p"/>
              </m:rPr>
              <w:rPr>
                <w:rFonts w:ascii="Cambria Math" w:hAnsi="Cambria Math" w:eastAsia="宋体"/>
                <w:sz w:val="24"/>
              </w:rPr>
              <m:t>z</m:t>
            </m:r>
            <m:ctrlPr>
              <w:rPr>
                <w:rFonts w:ascii="Cambria Math" w:hAnsi="Cambria Math" w:eastAsia="宋体"/>
                <w:sz w:val="24"/>
              </w:rPr>
            </m:ctrlPr>
          </m:e>
          <m:sub>
            <m:r>
              <m:rPr>
                <m:sty m:val="p"/>
              </m:rPr>
              <w:rPr>
                <w:rFonts w:ascii="Cambria Math" w:hAnsi="Cambria Math" w:eastAsia="宋体"/>
                <w:sz w:val="24"/>
              </w:rPr>
              <m:t>h</m:t>
            </m:r>
            <m:ctrlPr>
              <w:rPr>
                <w:rFonts w:ascii="Cambria Math" w:hAnsi="Cambria Math" w:eastAsia="宋体"/>
                <w:sz w:val="24"/>
              </w:rPr>
            </m:ctrlPr>
          </m:sub>
        </m:sSub>
        <m:r>
          <m:rPr>
            <m:sty m:val="p"/>
          </m:rPr>
          <w:rPr>
            <w:rFonts w:ascii="Cambria Math" w:hAnsi="Cambria Math" w:eastAsia="宋体"/>
            <w:sz w:val="24"/>
          </w:rPr>
          <m:t>}</m:t>
        </m:r>
      </m:oMath>
      <w:r>
        <w:rPr>
          <w:rFonts w:ascii="宋体" w:hAnsi="宋体" w:eastAsia="宋体" w:cs="宋体"/>
          <w:sz w:val="24"/>
        </w:rPr>
        <w:t>中识别出真实宿主</w:t>
      </w:r>
      <m:oMath>
        <m:sSub>
          <m:sSubPr>
            <m:ctrlPr>
              <w:rPr>
                <w:rFonts w:ascii="Cambria Math" w:hAnsi="Cambria Math" w:eastAsia="宋体" w:cs="宋体"/>
                <w:sz w:val="24"/>
              </w:rPr>
            </m:ctrlPr>
          </m:sSubPr>
          <m:e>
            <m:r>
              <m:rPr>
                <m:sty m:val="p"/>
              </m:rPr>
              <w:rPr>
                <w:rFonts w:ascii="Cambria Math" w:hAnsi="Cambria Math" w:eastAsia="宋体" w:cs="宋体"/>
                <w:sz w:val="24"/>
              </w:rPr>
              <m:t>z</m:t>
            </m:r>
            <m:ctrlPr>
              <w:rPr>
                <w:rFonts w:ascii="Cambria Math" w:hAnsi="Cambria Math" w:eastAsia="宋体" w:cs="宋体"/>
                <w:sz w:val="24"/>
              </w:rPr>
            </m:ctrlPr>
          </m:e>
          <m:sub>
            <m:sSubSup>
              <m:sSubSupPr>
                <m:ctrlPr>
                  <w:rPr>
                    <w:rFonts w:ascii="Cambria Math" w:hAnsi="Cambria Math" w:eastAsia="宋体" w:cs="宋体"/>
                    <w:sz w:val="24"/>
                  </w:rPr>
                </m:ctrlPr>
              </m:sSubSupPr>
              <m:e>
                <m:r>
                  <m:rPr>
                    <m:sty m:val="p"/>
                  </m:rPr>
                  <w:rPr>
                    <w:rFonts w:ascii="Cambria Math" w:hAnsi="Cambria Math" w:eastAsia="宋体" w:cs="宋体"/>
                    <w:sz w:val="24"/>
                  </w:rPr>
                  <m:t>h</m:t>
                </m:r>
                <m:ctrlPr>
                  <w:rPr>
                    <w:rFonts w:ascii="Cambria Math" w:hAnsi="Cambria Math" w:eastAsia="宋体" w:cs="宋体"/>
                    <w:sz w:val="24"/>
                  </w:rPr>
                </m:ctrlPr>
              </m:e>
              <m:sub>
                <m:r>
                  <m:rPr>
                    <m:sty m:val="p"/>
                  </m:rPr>
                  <w:rPr>
                    <w:rFonts w:ascii="Cambria Math" w:hAnsi="Cambria Math" w:eastAsia="宋体" w:cs="宋体"/>
                    <w:sz w:val="24"/>
                  </w:rPr>
                  <m:t>i</m:t>
                </m:r>
                <m:ctrlPr>
                  <w:rPr>
                    <w:rFonts w:ascii="Cambria Math" w:hAnsi="Cambria Math" w:eastAsia="宋体" w:cs="宋体"/>
                    <w:sz w:val="24"/>
                  </w:rPr>
                </m:ctrlPr>
              </m:sub>
              <m:sup>
                <m:r>
                  <m:rPr>
                    <m:sty m:val="p"/>
                  </m:rPr>
                  <w:rPr>
                    <w:rFonts w:ascii="Cambria Math" w:hAnsi="Cambria Math" w:eastAsia="宋体" w:cs="宋体"/>
                    <w:sz w:val="24"/>
                  </w:rPr>
                  <m:t>+</m:t>
                </m:r>
                <m:ctrlPr>
                  <w:rPr>
                    <w:rFonts w:ascii="Cambria Math" w:hAnsi="Cambria Math" w:eastAsia="宋体" w:cs="宋体"/>
                    <w:sz w:val="24"/>
                  </w:rPr>
                </m:ctrlPr>
              </m:sup>
            </m:sSubSup>
            <m:ctrlPr>
              <w:rPr>
                <w:rFonts w:ascii="Cambria Math" w:hAnsi="Cambria Math" w:eastAsia="宋体" w:cs="宋体"/>
                <w:sz w:val="24"/>
              </w:rPr>
            </m:ctrlPr>
          </m:sub>
        </m:sSub>
      </m:oMath>
      <w:r>
        <w:rPr>
          <w:rFonts w:hint="eastAsia" w:hAnsi="Cambria Math" w:eastAsia="宋体" w:cs="宋体"/>
          <w:sz w:val="24"/>
        </w:rPr>
        <w:t>。为此，引入批内对比交叉熵损失（in-batch softmax cross-entropy）：</w:t>
      </w:r>
    </w:p>
    <w:p>
      <w:pPr>
        <w:rPr>
          <w:rFonts w:hint="eastAsia" w:ascii="宋体" w:hAnsi="宋体" w:eastAsia="宋体" w:cs="宋体"/>
          <w:sz w:val="24"/>
        </w:rPr>
      </w:pPr>
      <m:oMathPara>
        <m:oMathParaPr>
          <m:jc m:val="center"/>
        </m:oMathParaPr>
        <m:oMath>
          <m:r>
            <m:rPr>
              <m:sty m:val="p"/>
              <m:scr m:val="script"/>
            </m:rPr>
            <w:rPr>
              <w:rFonts w:ascii="Cambria Math" w:hAnsi="Cambria Math" w:eastAsia="MS Mincho" w:cs="MS Mincho"/>
              <w:sz w:val="24"/>
            </w:rPr>
            <m:t>ℒ</m:t>
          </m:r>
          <m:r>
            <m:rPr>
              <m:sty m:val="p"/>
            </m:rPr>
            <w:rPr>
              <w:rFonts w:ascii="Cambria Math" w:hAnsi="Cambria Math" w:eastAsia="宋体" w:cs="宋体"/>
              <w:sz w:val="24"/>
            </w:rPr>
            <m:t>=−</m:t>
          </m:r>
          <m:f>
            <m:fPr>
              <m:ctrlPr>
                <w:rPr>
                  <w:rFonts w:ascii="Cambria Math" w:hAnsi="Cambria Math" w:eastAsia="宋体" w:cs="宋体"/>
                  <w:sz w:val="24"/>
                </w:rPr>
              </m:ctrlPr>
            </m:fPr>
            <m:num>
              <m:r>
                <m:rPr>
                  <m:sty m:val="p"/>
                </m:rPr>
                <w:rPr>
                  <w:rFonts w:ascii="Cambria Math" w:hAnsi="Cambria Math" w:eastAsia="宋体" w:cs="宋体"/>
                  <w:sz w:val="24"/>
                </w:rPr>
                <m:t>1</m:t>
              </m:r>
              <m:ctrlPr>
                <w:rPr>
                  <w:rFonts w:ascii="Cambria Math" w:hAnsi="Cambria Math" w:eastAsia="宋体" w:cs="宋体"/>
                  <w:sz w:val="24"/>
                </w:rPr>
              </m:ctrlPr>
            </m:num>
            <m:den>
              <m:r>
                <m:rPr>
                  <m:sty m:val="p"/>
                </m:rPr>
                <w:rPr>
                  <w:rFonts w:ascii="Cambria Math" w:hAnsi="Cambria Math" w:eastAsia="宋体" w:cs="宋体"/>
                  <w:sz w:val="24"/>
                </w:rPr>
                <m:t>N</m:t>
              </m:r>
              <m:ctrlPr>
                <w:rPr>
                  <w:rFonts w:ascii="Cambria Math" w:hAnsi="Cambria Math" w:eastAsia="宋体" w:cs="宋体"/>
                  <w:sz w:val="24"/>
                </w:rPr>
              </m:ctrlPr>
            </m:den>
          </m:f>
          <m:nary>
            <m:naryPr>
              <m:chr m:val="∑"/>
              <m:limLoc m:val="undOvr"/>
              <m:ctrlPr>
                <w:rPr>
                  <w:rFonts w:ascii="Cambria Math" w:hAnsi="Cambria Math" w:eastAsia="宋体" w:cs="宋体"/>
                  <w:sz w:val="24"/>
                </w:rPr>
              </m:ctrlPr>
            </m:naryPr>
            <m:sub>
              <m:r>
                <m:rPr>
                  <m:sty m:val="p"/>
                </m:rPr>
                <w:rPr>
                  <w:rFonts w:ascii="Cambria Math" w:hAnsi="Cambria Math" w:eastAsia="宋体" w:cs="宋体"/>
                  <w:sz w:val="24"/>
                </w:rPr>
                <m:t>i=1</m:t>
              </m:r>
              <m:ctrlPr>
                <w:rPr>
                  <w:rFonts w:ascii="Cambria Math" w:hAnsi="Cambria Math" w:eastAsia="宋体" w:cs="宋体"/>
                  <w:sz w:val="24"/>
                </w:rPr>
              </m:ctrlPr>
            </m:sub>
            <m:sup>
              <m:r>
                <m:rPr>
                  <m:sty m:val="p"/>
                </m:rPr>
                <w:rPr>
                  <w:rFonts w:ascii="Cambria Math" w:hAnsi="Cambria Math" w:eastAsia="宋体" w:cs="宋体"/>
                  <w:sz w:val="24"/>
                </w:rPr>
                <m:t>N</m:t>
              </m:r>
              <m:ctrlPr>
                <w:rPr>
                  <w:rFonts w:ascii="Cambria Math" w:hAnsi="Cambria Math" w:eastAsia="宋体" w:cs="宋体"/>
                  <w:sz w:val="24"/>
                </w:rPr>
              </m:ctrlPr>
            </m:sup>
            <m:e>
              <m:r>
                <m:rPr>
                  <m:sty m:val="p"/>
                </m:rPr>
                <w:rPr>
                  <w:rFonts w:ascii="Cambria Math" w:hAnsi="Cambria Math" w:eastAsia="宋体" w:cs="宋体"/>
                  <w:sz w:val="24"/>
                </w:rPr>
                <m:t>log</m:t>
              </m:r>
              <m:ctrlPr>
                <w:rPr>
                  <w:rFonts w:ascii="Cambria Math" w:hAnsi="Cambria Math" w:eastAsia="宋体" w:cs="宋体"/>
                  <w:sz w:val="24"/>
                </w:rPr>
              </m:ctrlPr>
            </m:e>
          </m:nary>
          <m:f>
            <m:fPr>
              <m:ctrlPr>
                <w:rPr>
                  <w:rFonts w:ascii="Cambria Math" w:hAnsi="Cambria Math" w:eastAsia="宋体" w:cs="宋体"/>
                  <w:sz w:val="24"/>
                </w:rPr>
              </m:ctrlPr>
            </m:fPr>
            <m:num>
              <m:r>
                <m:rPr>
                  <m:sty m:val="p"/>
                </m:rPr>
                <w:rPr>
                  <w:rFonts w:ascii="Cambria Math" w:hAnsi="Cambria Math" w:eastAsia="宋体" w:cs="宋体"/>
                  <w:sz w:val="24"/>
                </w:rPr>
                <m:t>exp</m:t>
              </m:r>
              <m:d>
                <m:dPr>
                  <m:ctrlPr>
                    <w:rPr>
                      <w:rFonts w:ascii="Cambria Math" w:hAnsi="Cambria Math" w:eastAsia="宋体" w:cs="宋体"/>
                      <w:sz w:val="24"/>
                    </w:rPr>
                  </m:ctrlPr>
                </m:dPr>
                <m:e>
                  <m:r>
                    <m:rPr>
                      <m:sty m:val="p"/>
                    </m:rPr>
                    <w:rPr>
                      <w:rFonts w:ascii="Cambria Math" w:hAnsi="Cambria Math" w:eastAsia="宋体" w:cs="宋体"/>
                      <w:sz w:val="24"/>
                    </w:rPr>
                    <m:t>⟨</m:t>
                  </m:r>
                  <m:sSub>
                    <m:sSubPr>
                      <m:ctrlPr>
                        <w:rPr>
                          <w:rFonts w:ascii="Cambria Math" w:hAnsi="Cambria Math" w:eastAsia="宋体" w:cs="宋体"/>
                          <w:sz w:val="24"/>
                        </w:rPr>
                      </m:ctrlPr>
                    </m:sSubPr>
                    <m:e>
                      <m:r>
                        <m:rPr>
                          <m:sty m:val="p"/>
                        </m:rPr>
                        <w:rPr>
                          <w:rFonts w:ascii="Cambria Math" w:hAnsi="Cambria Math" w:eastAsia="宋体" w:cs="宋体"/>
                          <w:sz w:val="24"/>
                        </w:rPr>
                        <m:t>z</m:t>
                      </m:r>
                      <m:ctrlPr>
                        <w:rPr>
                          <w:rFonts w:ascii="Cambria Math" w:hAnsi="Cambria Math" w:eastAsia="宋体" w:cs="宋体"/>
                          <w:sz w:val="24"/>
                        </w:rPr>
                      </m:ctrlPr>
                    </m:e>
                    <m:sub>
                      <m:sSub>
                        <m:sSubPr>
                          <m:ctrlPr>
                            <w:rPr>
                              <w:rFonts w:ascii="Cambria Math" w:hAnsi="Cambria Math" w:eastAsia="宋体" w:cs="宋体"/>
                              <w:sz w:val="24"/>
                            </w:rPr>
                          </m:ctrlPr>
                        </m:sSubPr>
                        <m:e>
                          <m:r>
                            <m:rPr>
                              <m:sty m:val="p"/>
                            </m:rPr>
                            <w:rPr>
                              <w:rFonts w:ascii="Cambria Math" w:hAnsi="Cambria Math" w:eastAsia="宋体" w:cs="宋体"/>
                              <w:sz w:val="24"/>
                            </w:rPr>
                            <m:t>p</m:t>
                          </m:r>
                          <m:ctrlPr>
                            <w:rPr>
                              <w:rFonts w:ascii="Cambria Math" w:hAnsi="Cambria Math" w:eastAsia="宋体" w:cs="宋体"/>
                              <w:sz w:val="24"/>
                            </w:rPr>
                          </m:ctrlPr>
                        </m:e>
                        <m:sub>
                          <m:r>
                            <m:rPr>
                              <m:sty m:val="p"/>
                            </m:rPr>
                            <w:rPr>
                              <w:rFonts w:ascii="Cambria Math" w:hAnsi="Cambria Math" w:eastAsia="宋体" w:cs="宋体"/>
                              <w:sz w:val="24"/>
                            </w:rPr>
                            <m:t>i</m:t>
                          </m:r>
                          <m:ctrlPr>
                            <w:rPr>
                              <w:rFonts w:ascii="Cambria Math" w:hAnsi="Cambria Math" w:eastAsia="宋体" w:cs="宋体"/>
                              <w:sz w:val="24"/>
                            </w:rPr>
                          </m:ctrlPr>
                        </m:sub>
                      </m:sSub>
                      <m:ctrlPr>
                        <w:rPr>
                          <w:rFonts w:ascii="Cambria Math" w:hAnsi="Cambria Math" w:eastAsia="宋体" w:cs="宋体"/>
                          <w:sz w:val="24"/>
                        </w:rPr>
                      </m:ctrlPr>
                    </m:sub>
                  </m:sSub>
                  <m:r>
                    <m:rPr>
                      <m:sty m:val="p"/>
                    </m:rPr>
                    <w:rPr>
                      <w:rFonts w:ascii="Cambria Math" w:hAnsi="Cambria Math" w:eastAsia="宋体" w:cs="宋体"/>
                      <w:sz w:val="24"/>
                    </w:rPr>
                    <m:t>,</m:t>
                  </m:r>
                  <m:sSub>
                    <m:sSubPr>
                      <m:ctrlPr>
                        <w:rPr>
                          <w:rFonts w:ascii="Cambria Math" w:hAnsi="Cambria Math" w:eastAsia="宋体" w:cs="宋体"/>
                          <w:sz w:val="24"/>
                        </w:rPr>
                      </m:ctrlPr>
                    </m:sSubPr>
                    <m:e>
                      <m:r>
                        <m:rPr>
                          <m:sty m:val="p"/>
                        </m:rPr>
                        <w:rPr>
                          <w:rFonts w:ascii="Cambria Math" w:hAnsi="Cambria Math" w:eastAsia="宋体" w:cs="宋体"/>
                          <w:sz w:val="24"/>
                        </w:rPr>
                        <m:t>z</m:t>
                      </m:r>
                      <m:ctrlPr>
                        <w:rPr>
                          <w:rFonts w:ascii="Cambria Math" w:hAnsi="Cambria Math" w:eastAsia="宋体" w:cs="宋体"/>
                          <w:sz w:val="24"/>
                        </w:rPr>
                      </m:ctrlPr>
                    </m:e>
                    <m:sub>
                      <m:sSubSup>
                        <m:sSubSupPr>
                          <m:ctrlPr>
                            <w:rPr>
                              <w:rFonts w:ascii="Cambria Math" w:hAnsi="Cambria Math" w:eastAsia="宋体" w:cs="宋体"/>
                              <w:sz w:val="24"/>
                            </w:rPr>
                          </m:ctrlPr>
                        </m:sSubSupPr>
                        <m:e>
                          <m:r>
                            <m:rPr>
                              <m:sty m:val="p"/>
                            </m:rPr>
                            <w:rPr>
                              <w:rFonts w:ascii="Cambria Math" w:hAnsi="Cambria Math" w:eastAsia="宋体" w:cs="宋体"/>
                              <w:sz w:val="24"/>
                            </w:rPr>
                            <m:t>h</m:t>
                          </m:r>
                          <m:ctrlPr>
                            <w:rPr>
                              <w:rFonts w:ascii="Cambria Math" w:hAnsi="Cambria Math" w:eastAsia="宋体" w:cs="宋体"/>
                              <w:sz w:val="24"/>
                            </w:rPr>
                          </m:ctrlPr>
                        </m:e>
                        <m:sub>
                          <m:r>
                            <m:rPr>
                              <m:sty m:val="p"/>
                            </m:rPr>
                            <w:rPr>
                              <w:rFonts w:ascii="Cambria Math" w:hAnsi="Cambria Math" w:eastAsia="宋体" w:cs="宋体"/>
                              <w:sz w:val="24"/>
                            </w:rPr>
                            <m:t>i</m:t>
                          </m:r>
                          <m:ctrlPr>
                            <w:rPr>
                              <w:rFonts w:ascii="Cambria Math" w:hAnsi="Cambria Math" w:eastAsia="宋体" w:cs="宋体"/>
                              <w:sz w:val="24"/>
                            </w:rPr>
                          </m:ctrlPr>
                        </m:sub>
                        <m:sup>
                          <m:r>
                            <m:rPr>
                              <m:sty m:val="p"/>
                            </m:rPr>
                            <w:rPr>
                              <w:rFonts w:ascii="Cambria Math" w:hAnsi="Cambria Math" w:eastAsia="宋体" w:cs="宋体"/>
                              <w:sz w:val="24"/>
                            </w:rPr>
                            <m:t>+</m:t>
                          </m:r>
                          <m:ctrlPr>
                            <w:rPr>
                              <w:rFonts w:ascii="Cambria Math" w:hAnsi="Cambria Math" w:eastAsia="宋体" w:cs="宋体"/>
                              <w:sz w:val="24"/>
                            </w:rPr>
                          </m:ctrlPr>
                        </m:sup>
                      </m:sSubSup>
                      <m:ctrlPr>
                        <w:rPr>
                          <w:rFonts w:ascii="Cambria Math" w:hAnsi="Cambria Math" w:eastAsia="宋体" w:cs="宋体"/>
                          <w:sz w:val="24"/>
                        </w:rPr>
                      </m:ctrlPr>
                    </m:sub>
                  </m:sSub>
                  <m:r>
                    <m:rPr>
                      <m:sty m:val="p"/>
                    </m:rPr>
                    <w:rPr>
                      <w:rFonts w:ascii="Cambria Math" w:hAnsi="Cambria Math" w:eastAsia="宋体" w:cs="宋体"/>
                      <w:sz w:val="24"/>
                    </w:rPr>
                    <m:t>⟩/τ</m:t>
                  </m:r>
                  <m:ctrlPr>
                    <w:rPr>
                      <w:rFonts w:ascii="Cambria Math" w:hAnsi="Cambria Math" w:eastAsia="宋体" w:cs="宋体"/>
                      <w:sz w:val="24"/>
                    </w:rPr>
                  </m:ctrlPr>
                </m:e>
              </m:d>
              <m:ctrlPr>
                <w:rPr>
                  <w:rFonts w:ascii="Cambria Math" w:hAnsi="Cambria Math" w:eastAsia="宋体" w:cs="宋体"/>
                  <w:sz w:val="24"/>
                </w:rPr>
              </m:ctrlPr>
            </m:num>
            <m:den>
              <m:nary>
                <m:naryPr>
                  <m:chr m:val="∑"/>
                  <m:limLoc m:val="undOvr"/>
                  <m:ctrlPr>
                    <w:rPr>
                      <w:rFonts w:ascii="Cambria Math" w:hAnsi="Cambria Math" w:eastAsia="宋体" w:cs="宋体"/>
                      <w:sz w:val="24"/>
                    </w:rPr>
                  </m:ctrlPr>
                </m:naryPr>
                <m:sub>
                  <m:r>
                    <m:rPr>
                      <m:sty m:val="p"/>
                    </m:rPr>
                    <w:rPr>
                      <w:rFonts w:ascii="Cambria Math" w:hAnsi="Cambria Math" w:eastAsia="宋体" w:cs="宋体"/>
                      <w:sz w:val="24"/>
                    </w:rPr>
                    <m:t>j=1</m:t>
                  </m:r>
                  <m:ctrlPr>
                    <w:rPr>
                      <w:rFonts w:ascii="Cambria Math" w:hAnsi="Cambria Math" w:eastAsia="宋体" w:cs="宋体"/>
                      <w:sz w:val="24"/>
                    </w:rPr>
                  </m:ctrlPr>
                </m:sub>
                <m:sup>
                  <m:r>
                    <m:rPr>
                      <m:sty m:val="p"/>
                    </m:rPr>
                    <w:rPr>
                      <w:rFonts w:ascii="Cambria Math" w:hAnsi="Cambria Math" w:eastAsia="宋体" w:cs="宋体"/>
                      <w:sz w:val="24"/>
                    </w:rPr>
                    <m:t>M</m:t>
                  </m:r>
                  <m:ctrlPr>
                    <w:rPr>
                      <w:rFonts w:ascii="Cambria Math" w:hAnsi="Cambria Math" w:eastAsia="宋体" w:cs="宋体"/>
                      <w:sz w:val="24"/>
                    </w:rPr>
                  </m:ctrlPr>
                </m:sup>
                <m:e>
                  <m:r>
                    <m:rPr>
                      <m:sty m:val="p"/>
                    </m:rPr>
                    <w:rPr>
                      <w:rFonts w:ascii="Cambria Math" w:hAnsi="Cambria Math" w:eastAsia="宋体" w:cs="宋体"/>
                      <w:sz w:val="24"/>
                    </w:rPr>
                    <m:t>exp</m:t>
                  </m:r>
                  <m:ctrlPr>
                    <w:rPr>
                      <w:rFonts w:ascii="Cambria Math" w:hAnsi="Cambria Math" w:eastAsia="宋体" w:cs="宋体"/>
                      <w:sz w:val="24"/>
                    </w:rPr>
                  </m:ctrlPr>
                </m:e>
              </m:nary>
              <m:d>
                <m:dPr>
                  <m:ctrlPr>
                    <w:rPr>
                      <w:rFonts w:ascii="Cambria Math" w:hAnsi="Cambria Math" w:eastAsia="宋体" w:cs="宋体"/>
                      <w:sz w:val="24"/>
                    </w:rPr>
                  </m:ctrlPr>
                </m:dPr>
                <m:e>
                  <m:r>
                    <m:rPr>
                      <m:sty m:val="p"/>
                    </m:rPr>
                    <w:rPr>
                      <w:rFonts w:ascii="Cambria Math" w:hAnsi="Cambria Math" w:eastAsia="宋体" w:cs="宋体"/>
                      <w:sz w:val="24"/>
                    </w:rPr>
                    <m:t>⟨</m:t>
                  </m:r>
                  <m:sSub>
                    <m:sSubPr>
                      <m:ctrlPr>
                        <w:rPr>
                          <w:rFonts w:ascii="Cambria Math" w:hAnsi="Cambria Math" w:eastAsia="宋体" w:cs="宋体"/>
                          <w:sz w:val="24"/>
                        </w:rPr>
                      </m:ctrlPr>
                    </m:sSubPr>
                    <m:e>
                      <m:r>
                        <m:rPr>
                          <m:sty m:val="p"/>
                        </m:rPr>
                        <w:rPr>
                          <w:rFonts w:ascii="Cambria Math" w:hAnsi="Cambria Math" w:eastAsia="宋体" w:cs="宋体"/>
                          <w:sz w:val="24"/>
                        </w:rPr>
                        <m:t>z</m:t>
                      </m:r>
                      <m:ctrlPr>
                        <w:rPr>
                          <w:rFonts w:ascii="Cambria Math" w:hAnsi="Cambria Math" w:eastAsia="宋体" w:cs="宋体"/>
                          <w:sz w:val="24"/>
                        </w:rPr>
                      </m:ctrlPr>
                    </m:e>
                    <m:sub>
                      <m:sSub>
                        <m:sSubPr>
                          <m:ctrlPr>
                            <w:rPr>
                              <w:rFonts w:ascii="Cambria Math" w:hAnsi="Cambria Math" w:eastAsia="宋体" w:cs="宋体"/>
                              <w:sz w:val="24"/>
                            </w:rPr>
                          </m:ctrlPr>
                        </m:sSubPr>
                        <m:e>
                          <m:r>
                            <m:rPr>
                              <m:sty m:val="p"/>
                            </m:rPr>
                            <w:rPr>
                              <w:rFonts w:ascii="Cambria Math" w:hAnsi="Cambria Math" w:eastAsia="宋体" w:cs="宋体"/>
                              <w:sz w:val="24"/>
                            </w:rPr>
                            <m:t>p</m:t>
                          </m:r>
                          <m:ctrlPr>
                            <w:rPr>
                              <w:rFonts w:ascii="Cambria Math" w:hAnsi="Cambria Math" w:eastAsia="宋体" w:cs="宋体"/>
                              <w:sz w:val="24"/>
                            </w:rPr>
                          </m:ctrlPr>
                        </m:e>
                        <m:sub>
                          <m:r>
                            <m:rPr>
                              <m:sty m:val="p"/>
                            </m:rPr>
                            <w:rPr>
                              <w:rFonts w:ascii="Cambria Math" w:hAnsi="Cambria Math" w:eastAsia="宋体" w:cs="宋体"/>
                              <w:sz w:val="24"/>
                            </w:rPr>
                            <m:t>i</m:t>
                          </m:r>
                          <m:ctrlPr>
                            <w:rPr>
                              <w:rFonts w:ascii="Cambria Math" w:hAnsi="Cambria Math" w:eastAsia="宋体" w:cs="宋体"/>
                              <w:sz w:val="24"/>
                            </w:rPr>
                          </m:ctrlPr>
                        </m:sub>
                      </m:sSub>
                      <m:ctrlPr>
                        <w:rPr>
                          <w:rFonts w:ascii="Cambria Math" w:hAnsi="Cambria Math" w:eastAsia="宋体" w:cs="宋体"/>
                          <w:sz w:val="24"/>
                        </w:rPr>
                      </m:ctrlPr>
                    </m:sub>
                  </m:sSub>
                  <m:r>
                    <m:rPr>
                      <m:sty m:val="p"/>
                    </m:rPr>
                    <w:rPr>
                      <w:rFonts w:ascii="Cambria Math" w:hAnsi="Cambria Math" w:eastAsia="宋体" w:cs="宋体"/>
                      <w:sz w:val="24"/>
                    </w:rPr>
                    <m:t>,</m:t>
                  </m:r>
                  <m:sSub>
                    <m:sSubPr>
                      <m:ctrlPr>
                        <w:rPr>
                          <w:rFonts w:ascii="Cambria Math" w:hAnsi="Cambria Math" w:eastAsia="宋体" w:cs="宋体"/>
                          <w:sz w:val="24"/>
                        </w:rPr>
                      </m:ctrlPr>
                    </m:sSubPr>
                    <m:e>
                      <m:r>
                        <m:rPr>
                          <m:sty m:val="p"/>
                        </m:rPr>
                        <w:rPr>
                          <w:rFonts w:ascii="Cambria Math" w:hAnsi="Cambria Math" w:eastAsia="宋体" w:cs="宋体"/>
                          <w:sz w:val="24"/>
                        </w:rPr>
                        <m:t>z</m:t>
                      </m:r>
                      <m:ctrlPr>
                        <w:rPr>
                          <w:rFonts w:ascii="Cambria Math" w:hAnsi="Cambria Math" w:eastAsia="宋体" w:cs="宋体"/>
                          <w:sz w:val="24"/>
                        </w:rPr>
                      </m:ctrlPr>
                    </m:e>
                    <m:sub>
                      <m:sSub>
                        <m:sSubPr>
                          <m:ctrlPr>
                            <w:rPr>
                              <w:rFonts w:ascii="Cambria Math" w:hAnsi="Cambria Math" w:eastAsia="宋体" w:cs="宋体"/>
                              <w:sz w:val="24"/>
                            </w:rPr>
                          </m:ctrlPr>
                        </m:sSubPr>
                        <m:e>
                          <m:r>
                            <m:rPr>
                              <m:sty m:val="p"/>
                            </m:rPr>
                            <w:rPr>
                              <w:rFonts w:ascii="Cambria Math" w:hAnsi="Cambria Math" w:eastAsia="宋体" w:cs="宋体"/>
                              <w:sz w:val="24"/>
                            </w:rPr>
                            <m:t>h</m:t>
                          </m:r>
                          <m:ctrlPr>
                            <w:rPr>
                              <w:rFonts w:ascii="Cambria Math" w:hAnsi="Cambria Math" w:eastAsia="宋体" w:cs="宋体"/>
                              <w:sz w:val="24"/>
                            </w:rPr>
                          </m:ctrlPr>
                        </m:e>
                        <m:sub>
                          <m:r>
                            <m:rPr>
                              <m:sty m:val="p"/>
                            </m:rPr>
                            <w:rPr>
                              <w:rFonts w:ascii="Cambria Math" w:hAnsi="Cambria Math" w:eastAsia="宋体" w:cs="宋体"/>
                              <w:sz w:val="24"/>
                            </w:rPr>
                            <m:t>j</m:t>
                          </m:r>
                          <m:ctrlPr>
                            <w:rPr>
                              <w:rFonts w:ascii="Cambria Math" w:hAnsi="Cambria Math" w:eastAsia="宋体" w:cs="宋体"/>
                              <w:sz w:val="24"/>
                            </w:rPr>
                          </m:ctrlPr>
                        </m:sub>
                      </m:sSub>
                      <m:ctrlPr>
                        <w:rPr>
                          <w:rFonts w:ascii="Cambria Math" w:hAnsi="Cambria Math" w:eastAsia="宋体" w:cs="宋体"/>
                          <w:sz w:val="24"/>
                        </w:rPr>
                      </m:ctrlPr>
                    </m:sub>
                  </m:sSub>
                  <m:r>
                    <m:rPr>
                      <m:sty m:val="p"/>
                    </m:rPr>
                    <w:rPr>
                      <w:rFonts w:ascii="Cambria Math" w:hAnsi="Cambria Math" w:eastAsia="宋体" w:cs="宋体"/>
                      <w:sz w:val="24"/>
                    </w:rPr>
                    <m:t>⟩/τ</m:t>
                  </m:r>
                  <m:ctrlPr>
                    <w:rPr>
                      <w:rFonts w:ascii="Cambria Math" w:hAnsi="Cambria Math" w:eastAsia="宋体" w:cs="宋体"/>
                      <w:sz w:val="24"/>
                    </w:rPr>
                  </m:ctrlPr>
                </m:e>
              </m:d>
              <m:ctrlPr>
                <w:rPr>
                  <w:rFonts w:ascii="Cambria Math" w:hAnsi="Cambria Math" w:eastAsia="宋体" w:cs="宋体"/>
                  <w:sz w:val="24"/>
                </w:rPr>
              </m:ctrlPr>
            </m:den>
          </m:f>
        </m:oMath>
      </m:oMathPara>
    </w:p>
    <w:p>
      <w:pPr>
        <w:rPr>
          <w:rFonts w:hint="eastAsia" w:ascii="宋体" w:hAnsi="宋体" w:eastAsia="宋体" w:cs="宋体"/>
          <w:sz w:val="24"/>
        </w:rPr>
      </w:pPr>
      <w:r>
        <w:rPr>
          <w:rFonts w:ascii="宋体" w:hAnsi="宋体" w:eastAsia="宋体" w:cs="宋体"/>
          <w:sz w:val="24"/>
        </w:rPr>
        <w:t>其中</w:t>
      </w:r>
      <m:oMath>
        <m:r>
          <m:rPr>
            <m:sty m:val="p"/>
          </m:rPr>
          <w:rPr>
            <w:rFonts w:ascii="Cambria Math" w:hAnsi="Cambria Math" w:eastAsia="宋体" w:cs="宋体"/>
            <w:sz w:val="24"/>
          </w:rPr>
          <m:t>τ</m:t>
        </m:r>
      </m:oMath>
      <w:r>
        <w:rPr>
          <w:rFonts w:ascii="宋体" w:hAnsi="宋体" w:eastAsia="宋体" w:cs="宋体"/>
          <w:sz w:val="24"/>
        </w:rPr>
        <w:t>为温度参数，控制分布的锐度。优化过程采用 AdamW，对不同参数组设定差异化学习率：核心网络参数使用基础学习率η</w:t>
      </w:r>
      <w:r>
        <w:rPr>
          <w:rFonts w:hint="eastAsia" w:ascii="宋体" w:hAnsi="宋体" w:eastAsia="宋体" w:cs="宋体"/>
          <w:sz w:val="24"/>
        </w:rPr>
        <w:t>，</w:t>
      </w:r>
      <w:r>
        <w:rPr>
          <w:rFonts w:ascii="宋体" w:hAnsi="宋体" w:eastAsia="宋体" w:cs="宋体"/>
          <w:sz w:val="24"/>
        </w:rPr>
        <w:t>而缩放参数与关系权重参数则以 η/10 更新</w:t>
      </w:r>
      <w:r>
        <w:rPr>
          <w:rFonts w:hint="eastAsia" w:ascii="宋体" w:hAnsi="宋体" w:eastAsia="宋体" w:cs="宋体"/>
          <w:sz w:val="24"/>
        </w:rPr>
        <w:t>，</w:t>
      </w:r>
      <w:r>
        <w:rPr>
          <w:rFonts w:hint="eastAsia" w:asciiTheme="minorEastAsia" w:hAnsiTheme="minorEastAsia" w:cstheme="minorEastAsia"/>
          <w:sz w:val="24"/>
        </w:rPr>
        <w:t>从而缓</w:t>
      </w:r>
      <w:r>
        <w:rPr>
          <w:rFonts w:ascii="宋体" w:hAnsi="宋体" w:eastAsia="宋体" w:cs="宋体"/>
          <w:sz w:val="24"/>
        </w:rPr>
        <w:t>解训练震荡与数值不稳定。为避免信息泄漏，训练阶段仅在训练集真边构图并采样邻居（两跳采样），验证与测试阶段不参与消息传递。确保了模型</w:t>
      </w:r>
      <w:r>
        <w:rPr>
          <w:rFonts w:hint="eastAsia" w:ascii="宋体" w:hAnsi="宋体" w:eastAsia="宋体" w:cs="宋体"/>
          <w:sz w:val="24"/>
        </w:rPr>
        <w:t>在</w:t>
      </w:r>
      <w:r>
        <w:rPr>
          <w:rFonts w:ascii="宋体" w:hAnsi="宋体" w:eastAsia="宋体" w:cs="宋体"/>
          <w:sz w:val="24"/>
        </w:rPr>
        <w:t>评估</w:t>
      </w:r>
      <w:r>
        <w:rPr>
          <w:rFonts w:hint="eastAsia" w:ascii="宋体" w:hAnsi="宋体" w:eastAsia="宋体" w:cs="宋体"/>
          <w:sz w:val="24"/>
        </w:rPr>
        <w:t>上</w:t>
      </w:r>
      <w:r>
        <w:rPr>
          <w:rFonts w:ascii="宋体" w:hAnsi="宋体" w:eastAsia="宋体" w:cs="宋体"/>
          <w:sz w:val="24"/>
        </w:rPr>
        <w:t>的公正性。</w:t>
      </w:r>
    </w:p>
    <w:p>
      <w:pPr>
        <w:ind w:firstLine="480" w:firstLineChars="200"/>
        <w:rPr>
          <w:rFonts w:hint="eastAsia" w:ascii="宋体" w:hAnsi="宋体" w:eastAsia="宋体" w:cs="宋体"/>
          <w:sz w:val="24"/>
        </w:rPr>
      </w:pPr>
      <w:r>
        <w:rPr>
          <w:rFonts w:ascii="宋体" w:hAnsi="宋体" w:eastAsia="宋体" w:cs="宋体"/>
          <w:sz w:val="24"/>
        </w:rPr>
        <w:t>综上，本研究构建的异构图注意力模型通过在多实体、多关系的生物网络中引入关系</w:t>
      </w:r>
      <w:r>
        <w:rPr>
          <w:rFonts w:hint="eastAsia" w:ascii="宋体" w:hAnsi="宋体" w:eastAsia="宋体" w:cs="宋体"/>
          <w:sz w:val="24"/>
        </w:rPr>
        <w:t>感知</w:t>
      </w:r>
      <w:r>
        <w:rPr>
          <w:rFonts w:ascii="宋体" w:hAnsi="宋体" w:eastAsia="宋体" w:cs="宋体"/>
          <w:sz w:val="24"/>
        </w:rPr>
        <w:t>的图注意力机制、基于对比的排序学习目标以及严格过滤的全库评估协议，在结构</w:t>
      </w:r>
      <w:r>
        <w:rPr>
          <w:rFonts w:hint="eastAsia" w:ascii="宋体" w:hAnsi="宋体" w:eastAsia="宋体" w:cs="宋体"/>
          <w:sz w:val="24"/>
        </w:rPr>
        <w:t>上实现了生物学语义</w:t>
      </w:r>
      <w:r>
        <w:rPr>
          <w:rFonts w:ascii="宋体" w:hAnsi="宋体" w:eastAsia="宋体" w:cs="宋体"/>
          <w:sz w:val="24"/>
        </w:rPr>
        <w:t>与算法逻辑的深度融合。</w:t>
      </w:r>
    </w:p>
    <w:p>
      <w:pPr>
        <w:ind w:firstLine="480" w:firstLineChars="200"/>
        <w:rPr>
          <w:rFonts w:hint="eastAsia" w:ascii="宋体" w:hAnsi="宋体" w:eastAsia="宋体" w:cs="宋体"/>
          <w:sz w:val="24"/>
        </w:rPr>
      </w:pPr>
    </w:p>
    <w:p>
      <w:pPr>
        <w:ind w:firstLine="480" w:firstLineChars="200"/>
        <w:rPr>
          <w:rFonts w:hint="eastAsia" w:ascii="宋体" w:hAnsi="宋体" w:eastAsia="宋体" w:cs="宋体"/>
          <w:sz w:val="24"/>
        </w:rPr>
      </w:pPr>
    </w:p>
    <w:p>
      <w:pPr>
        <w:rPr>
          <w:sz w:val="30"/>
          <w:szCs w:val="30"/>
        </w:rPr>
      </w:pPr>
      <w:r>
        <w:rPr>
          <w:rFonts w:hint="eastAsia"/>
          <w:sz w:val="30"/>
          <w:szCs w:val="30"/>
        </w:rPr>
        <w:t>结果</w:t>
      </w:r>
    </w:p>
    <w:p>
      <w:pPr>
        <w:rPr>
          <w:sz w:val="24"/>
        </w:rPr>
      </w:pPr>
      <w:r>
        <w:rPr>
          <w:rFonts w:hint="eastAsia"/>
          <w:sz w:val="24"/>
        </w:rPr>
        <w:t>评估指标</w:t>
      </w:r>
    </w:p>
    <w:p>
      <w:pPr>
        <w:rPr>
          <w:sz w:val="24"/>
        </w:rPr>
      </w:pPr>
    </w:p>
    <w:p>
      <w:pPr>
        <w:ind w:firstLine="480" w:firstLineChars="200"/>
        <w:rPr>
          <w:rFonts w:hint="eastAsia" w:ascii="宋体" w:hAnsi="宋体" w:eastAsia="宋体" w:cs="宋体"/>
          <w:sz w:val="24"/>
        </w:rPr>
      </w:pPr>
      <w:r>
        <w:rPr>
          <w:rFonts w:hint="eastAsia"/>
          <w:sz w:val="24"/>
        </w:rPr>
        <w:t>在噬菌体–宿主预测中，模型需要从完整宿主库中检索出目标宿主，因此该问题更自然地被建模为一个检索排序（retrieval ranking）任务，而非传统的分类或二分类问题。</w:t>
      </w:r>
      <w:r>
        <w:rPr>
          <w:rFonts w:ascii="宋体" w:hAnsi="宋体" w:eastAsia="宋体" w:cs="宋体"/>
          <w:sz w:val="24"/>
        </w:rPr>
        <w:t>在这种设定下，诸如 precision 和 recall 等基于“正例预测集合”的指标不再适用，而 Top-K 命中率（Hit@K）成为更能反映实际检索性能的核心指标。accuracy 仅在 K=1 的情况下与 Hit@1 等价。Hit@K 定义为：</w:t>
      </w:r>
    </w:p>
    <w:p>
      <w:pPr>
        <w:ind w:firstLine="480" w:firstLineChars="200"/>
        <w:rPr>
          <w:rFonts w:hAnsi="Cambria Math" w:eastAsia="宋体" w:cs="宋体"/>
          <w:sz w:val="24"/>
        </w:rPr>
      </w:pPr>
      <m:oMathPara>
        <m:oMathParaPr>
          <m:jc m:val="center"/>
        </m:oMathParaPr>
        <m:oMath>
          <m:r>
            <m:rPr>
              <m:sty m:val="p"/>
            </m:rPr>
            <w:rPr>
              <w:rFonts w:ascii="Cambria Math" w:hAnsi="Cambria Math" w:eastAsia="宋体" w:cs="宋体"/>
              <w:sz w:val="24"/>
            </w:rPr>
            <m:t>Hit@K=</m:t>
          </m:r>
          <m:f>
            <m:fPr>
              <m:ctrlPr>
                <w:rPr>
                  <w:rFonts w:ascii="Cambria Math" w:hAnsi="Cambria Math" w:eastAsia="宋体" w:cs="宋体"/>
                  <w:sz w:val="24"/>
                </w:rPr>
              </m:ctrlPr>
            </m:fPr>
            <m:num>
              <m:r>
                <m:rPr>
                  <m:sty m:val="p"/>
                </m:rPr>
                <w:rPr>
                  <w:rFonts w:ascii="Cambria Math" w:hAnsi="Cambria Math" w:eastAsia="宋体" w:cs="宋体"/>
                  <w:sz w:val="24"/>
                </w:rPr>
                <m:t>1</m:t>
              </m:r>
              <m:ctrlPr>
                <w:rPr>
                  <w:rFonts w:ascii="Cambria Math" w:hAnsi="Cambria Math" w:eastAsia="宋体" w:cs="宋体"/>
                  <w:sz w:val="24"/>
                </w:rPr>
              </m:ctrlPr>
            </m:num>
            <m:den>
              <m:d>
                <m:dPr>
                  <m:begChr m:val="|"/>
                  <m:endChr m:val="|"/>
                  <m:ctrlPr>
                    <w:rPr>
                      <w:rFonts w:ascii="Cambria Math" w:hAnsi="Cambria Math" w:eastAsia="宋体" w:cs="宋体"/>
                      <w:sz w:val="24"/>
                    </w:rPr>
                  </m:ctrlPr>
                </m:dPr>
                <m:e>
                  <m:r>
                    <m:rPr>
                      <m:sty m:val="p"/>
                      <m:scr m:val="script"/>
                    </m:rPr>
                    <w:rPr>
                      <w:rFonts w:ascii="Cambria Math" w:hAnsi="Cambria Math" w:eastAsia="MS Mincho" w:cs="MS Mincho"/>
                      <w:sz w:val="24"/>
                    </w:rPr>
                    <m:t>P</m:t>
                  </m:r>
                  <m:ctrlPr>
                    <w:rPr>
                      <w:rFonts w:ascii="Cambria Math" w:hAnsi="Cambria Math" w:eastAsia="宋体" w:cs="宋体"/>
                      <w:sz w:val="24"/>
                    </w:rPr>
                  </m:ctrlPr>
                </m:e>
              </m:d>
              <m:ctrlPr>
                <w:rPr>
                  <w:rFonts w:ascii="Cambria Math" w:hAnsi="Cambria Math" w:eastAsia="宋体" w:cs="宋体"/>
                  <w:sz w:val="24"/>
                </w:rPr>
              </m:ctrlPr>
            </m:den>
          </m:f>
          <m:nary>
            <m:naryPr>
              <m:chr m:val="∑"/>
              <m:limLoc m:val="undOvr"/>
              <m:supHide m:val="1"/>
              <m:ctrlPr>
                <w:rPr>
                  <w:rFonts w:ascii="Cambria Math" w:hAnsi="Cambria Math" w:eastAsia="宋体" w:cs="宋体"/>
                  <w:sz w:val="24"/>
                </w:rPr>
              </m:ctrlPr>
            </m:naryPr>
            <m:sub>
              <m:r>
                <m:rPr>
                  <m:sty m:val="p"/>
                </m:rPr>
                <w:rPr>
                  <w:rFonts w:ascii="Cambria Math" w:hAnsi="Cambria Math" w:eastAsia="宋体" w:cs="宋体"/>
                  <w:sz w:val="24"/>
                </w:rPr>
                <m:t>p∈</m:t>
              </m:r>
              <m:r>
                <m:rPr>
                  <m:sty m:val="p"/>
                  <m:scr m:val="script"/>
                </m:rPr>
                <w:rPr>
                  <w:rFonts w:ascii="Cambria Math" w:hAnsi="Cambria Math" w:eastAsia="MS Mincho" w:cs="MS Mincho"/>
                  <w:sz w:val="24"/>
                </w:rPr>
                <m:t>P</m:t>
              </m:r>
              <m:ctrlPr>
                <w:rPr>
                  <w:rFonts w:ascii="Cambria Math" w:hAnsi="Cambria Math" w:eastAsia="宋体" w:cs="宋体"/>
                  <w:sz w:val="24"/>
                </w:rPr>
              </m:ctrlPr>
            </m:sub>
            <m:sup>
              <m:r>
                <m:rPr>
                  <m:sty m:val="p"/>
                </m:rPr>
                <w:rPr>
                  <w:rFonts w:ascii="Cambria Math" w:hAnsi="Cambria Math" w:eastAsia="宋体" w:cs="宋体"/>
                  <w:sz w:val="24"/>
                </w:rPr>
                <m:t>​</m:t>
              </m:r>
              <m:ctrlPr>
                <w:rPr>
                  <w:rFonts w:ascii="Cambria Math" w:hAnsi="Cambria Math" w:eastAsia="宋体" w:cs="宋体"/>
                  <w:sz w:val="24"/>
                </w:rPr>
              </m:ctrlPr>
            </m:sup>
            <m:e>
              <m:r>
                <m:rPr>
                  <m:sty m:val="p"/>
                </m:rPr>
                <w:rPr>
                  <w:rFonts w:ascii="Cambria Math" w:hAnsi="Cambria Math" w:eastAsia="宋体" w:cs="宋体"/>
                  <w:sz w:val="24"/>
                </w:rPr>
                <m:t>1</m:t>
              </m:r>
              <m:ctrlPr>
                <w:rPr>
                  <w:rFonts w:ascii="Cambria Math" w:hAnsi="Cambria Math" w:eastAsia="宋体" w:cs="宋体"/>
                  <w:sz w:val="24"/>
                </w:rPr>
              </m:ctrlPr>
            </m:e>
          </m:nary>
          <m:d>
            <m:dPr>
              <m:ctrlPr>
                <w:rPr>
                  <w:rFonts w:ascii="Cambria Math" w:hAnsi="Cambria Math" w:eastAsia="宋体" w:cs="宋体"/>
                  <w:sz w:val="24"/>
                </w:rPr>
              </m:ctrlPr>
            </m:dPr>
            <m:e>
              <m:sSubSup>
                <m:sSubSupPr>
                  <m:ctrlPr>
                    <w:rPr>
                      <w:rFonts w:ascii="Cambria Math" w:hAnsi="Cambria Math" w:eastAsia="宋体" w:cs="宋体"/>
                      <w:sz w:val="24"/>
                    </w:rPr>
                  </m:ctrlPr>
                </m:sSubSupPr>
                <m:e>
                  <m:r>
                    <m:rPr>
                      <m:sty m:val="p"/>
                    </m:rPr>
                    <w:rPr>
                      <w:rFonts w:ascii="Cambria Math" w:hAnsi="Cambria Math" w:eastAsia="宋体" w:cs="宋体"/>
                      <w:sz w:val="24"/>
                    </w:rPr>
                    <m:t>h</m:t>
                  </m:r>
                  <m:ctrlPr>
                    <w:rPr>
                      <w:rFonts w:ascii="Cambria Math" w:hAnsi="Cambria Math" w:eastAsia="宋体" w:cs="宋体"/>
                      <w:sz w:val="24"/>
                    </w:rPr>
                  </m:ctrlPr>
                </m:e>
                <m:sub>
                  <m:r>
                    <m:rPr>
                      <m:sty m:val="p"/>
                    </m:rPr>
                    <w:rPr>
                      <w:rFonts w:ascii="Cambria Math" w:hAnsi="Cambria Math" w:eastAsia="宋体" w:cs="宋体"/>
                      <w:sz w:val="24"/>
                    </w:rPr>
                    <m:t>p</m:t>
                  </m:r>
                  <m:ctrlPr>
                    <w:rPr>
                      <w:rFonts w:ascii="Cambria Math" w:hAnsi="Cambria Math" w:eastAsia="宋体" w:cs="宋体"/>
                      <w:sz w:val="24"/>
                    </w:rPr>
                  </m:ctrlPr>
                </m:sub>
                <m:sup>
                  <m:r>
                    <m:rPr>
                      <m:sty m:val="p"/>
                    </m:rPr>
                    <w:rPr>
                      <w:rFonts w:ascii="Cambria Math" w:hAnsi="Cambria Math" w:eastAsia="宋体" w:cs="宋体"/>
                      <w:sz w:val="24"/>
                    </w:rPr>
                    <m:t>+</m:t>
                  </m:r>
                  <m:ctrlPr>
                    <w:rPr>
                      <w:rFonts w:ascii="Cambria Math" w:hAnsi="Cambria Math" w:eastAsia="宋体" w:cs="宋体"/>
                      <w:sz w:val="24"/>
                    </w:rPr>
                  </m:ctrlPr>
                </m:sup>
              </m:sSubSup>
              <m:r>
                <m:rPr>
                  <m:sty m:val="p"/>
                </m:rPr>
                <w:rPr>
                  <w:rFonts w:ascii="Cambria Math" w:hAnsi="Cambria Math" w:eastAsia="宋体" w:cs="宋体"/>
                  <w:sz w:val="24"/>
                </w:rPr>
                <m:t>∈</m:t>
              </m:r>
              <m:sSub>
                <m:sSubPr>
                  <m:ctrlPr>
                    <w:rPr>
                      <w:rFonts w:ascii="Cambria Math" w:hAnsi="Cambria Math" w:eastAsia="宋体" w:cs="宋体"/>
                      <w:sz w:val="24"/>
                    </w:rPr>
                  </m:ctrlPr>
                </m:sSubPr>
                <m:e>
                  <m:r>
                    <m:rPr>
                      <m:sty m:val="p"/>
                      <m:scr m:val="script"/>
                    </m:rPr>
                    <w:rPr>
                      <w:rFonts w:ascii="Cambria Math" w:hAnsi="Cambria Math" w:eastAsia="MS Mincho" w:cs="MS Mincho"/>
                      <w:sz w:val="24"/>
                    </w:rPr>
                    <m:t>ℛ</m:t>
                  </m:r>
                  <m:ctrlPr>
                    <w:rPr>
                      <w:rFonts w:ascii="Cambria Math" w:hAnsi="Cambria Math" w:eastAsia="宋体" w:cs="宋体"/>
                      <w:sz w:val="24"/>
                    </w:rPr>
                  </m:ctrlPr>
                </m:e>
                <m:sub>
                  <m:r>
                    <m:rPr>
                      <m:sty m:val="p"/>
                    </m:rPr>
                    <w:rPr>
                      <w:rFonts w:ascii="Cambria Math" w:hAnsi="Cambria Math" w:eastAsia="宋体" w:cs="宋体"/>
                      <w:sz w:val="24"/>
                    </w:rPr>
                    <m:t>K</m:t>
                  </m:r>
                  <m:ctrlPr>
                    <w:rPr>
                      <w:rFonts w:ascii="Cambria Math" w:hAnsi="Cambria Math" w:eastAsia="宋体" w:cs="宋体"/>
                      <w:sz w:val="24"/>
                    </w:rPr>
                  </m:ctrlPr>
                </m:sub>
              </m:sSub>
              <m:d>
                <m:dPr>
                  <m:ctrlPr>
                    <w:rPr>
                      <w:rFonts w:ascii="Cambria Math" w:hAnsi="Cambria Math" w:eastAsia="宋体" w:cs="宋体"/>
                      <w:sz w:val="24"/>
                    </w:rPr>
                  </m:ctrlPr>
                </m:dPr>
                <m:e>
                  <m:r>
                    <m:rPr>
                      <m:sty m:val="p"/>
                    </m:rPr>
                    <w:rPr>
                      <w:rFonts w:ascii="Cambria Math" w:hAnsi="Cambria Math" w:eastAsia="宋体" w:cs="宋体"/>
                      <w:sz w:val="24"/>
                    </w:rPr>
                    <m:t>p</m:t>
                  </m:r>
                  <m:ctrlPr>
                    <w:rPr>
                      <w:rFonts w:ascii="Cambria Math" w:hAnsi="Cambria Math" w:eastAsia="宋体" w:cs="宋体"/>
                      <w:sz w:val="24"/>
                    </w:rPr>
                  </m:ctrlPr>
                </m:e>
              </m:d>
              <m:ctrlPr>
                <w:rPr>
                  <w:rFonts w:ascii="Cambria Math" w:hAnsi="Cambria Math" w:eastAsia="宋体" w:cs="宋体"/>
                  <w:sz w:val="24"/>
                </w:rPr>
              </m:ctrlPr>
            </m:e>
          </m:d>
        </m:oMath>
      </m:oMathPara>
    </w:p>
    <w:p>
      <w:pPr>
        <w:rPr>
          <w:rFonts w:hint="eastAsia" w:ascii="宋体" w:hAnsi="宋体" w:eastAsia="宋体" w:cs="宋体"/>
          <w:sz w:val="24"/>
        </w:rPr>
      </w:pPr>
      <w:r>
        <w:rPr>
          <w:rFonts w:hint="eastAsia" w:hAnsi="Cambria Math" w:eastAsia="宋体" w:cs="宋体"/>
          <w:sz w:val="24"/>
        </w:rPr>
        <w:t>其中：</w:t>
      </w:r>
      <m:oMath>
        <m:d>
          <m:dPr>
            <m:begChr m:val="|"/>
            <m:endChr m:val="|"/>
            <m:ctrlPr>
              <w:rPr>
                <w:rFonts w:ascii="Cambria Math" w:hAnsi="Cambria Math" w:eastAsia="宋体" w:cs="宋体"/>
                <w:sz w:val="24"/>
              </w:rPr>
            </m:ctrlPr>
          </m:dPr>
          <m:e>
            <m:r>
              <m:rPr>
                <m:sty m:val="p"/>
                <m:scr m:val="script"/>
              </m:rPr>
              <w:rPr>
                <w:rFonts w:ascii="Cambria Math" w:hAnsi="Cambria Math" w:eastAsia="MS Mincho" w:cs="MS Mincho"/>
                <w:sz w:val="24"/>
              </w:rPr>
              <m:t>P</m:t>
            </m:r>
            <m:ctrlPr>
              <w:rPr>
                <w:rFonts w:ascii="Cambria Math" w:hAnsi="Cambria Math" w:eastAsia="宋体" w:cs="宋体"/>
                <w:sz w:val="24"/>
              </w:rPr>
            </m:ctrlPr>
          </m:e>
        </m:d>
      </m:oMath>
      <w:r>
        <w:rPr>
          <w:rFonts w:hint="eastAsia" w:hAnsi="Cambria Math" w:eastAsia="宋体" w:cs="宋体"/>
          <w:sz w:val="24"/>
        </w:rPr>
        <w:t>代表</w:t>
      </w:r>
      <w:r>
        <w:rPr>
          <w:rFonts w:ascii="宋体" w:hAnsi="宋体" w:eastAsia="宋体" w:cs="宋体"/>
          <w:sz w:val="24"/>
        </w:rPr>
        <w:t>待评估的噬菌体总数</w:t>
      </w:r>
      <w:r>
        <w:rPr>
          <w:rFonts w:hint="eastAsia" w:hAnsi="Cambria Math" w:eastAsia="宋体" w:cs="宋体"/>
          <w:sz w:val="24"/>
        </w:rPr>
        <w:t>。</w:t>
      </w:r>
      <w:r>
        <w:rPr>
          <w:rFonts w:hint="eastAsia" w:ascii="宋体" w:hAnsi="宋体" w:eastAsia="宋体" w:cs="宋体"/>
          <w:sz w:val="24"/>
        </w:rPr>
        <w:t>1()是一个指示函数，</w:t>
      </w:r>
      <w:r>
        <w:rPr>
          <w:rFonts w:ascii="宋体" w:hAnsi="宋体" w:eastAsia="宋体" w:cs="宋体"/>
          <w:sz w:val="24"/>
        </w:rPr>
        <w:t>若条件为真，则取 1，否则取 0</w:t>
      </w:r>
      <w:r>
        <w:rPr>
          <w:rFonts w:hint="eastAsia" w:ascii="宋体" w:hAnsi="宋体" w:eastAsia="宋体" w:cs="宋体"/>
          <w:sz w:val="24"/>
        </w:rPr>
        <w:t>。，</w:t>
      </w:r>
      <m:oMath>
        <m:sSubSup>
          <m:sSubSupPr>
            <m:ctrlPr>
              <w:rPr>
                <w:rFonts w:ascii="Cambria Math" w:hAnsi="Cambria Math" w:eastAsia="宋体" w:cs="宋体"/>
                <w:sz w:val="24"/>
              </w:rPr>
            </m:ctrlPr>
          </m:sSubSupPr>
          <m:e>
            <m:r>
              <m:rPr>
                <m:sty m:val="p"/>
              </m:rPr>
              <w:rPr>
                <w:rFonts w:ascii="Cambria Math" w:hAnsi="Cambria Math" w:eastAsia="宋体" w:cs="宋体"/>
                <w:sz w:val="24"/>
              </w:rPr>
              <m:t>h</m:t>
            </m:r>
            <m:ctrlPr>
              <w:rPr>
                <w:rFonts w:ascii="Cambria Math" w:hAnsi="Cambria Math" w:eastAsia="宋体" w:cs="宋体"/>
                <w:sz w:val="24"/>
              </w:rPr>
            </m:ctrlPr>
          </m:e>
          <m:sub>
            <m:r>
              <m:rPr>
                <m:sty m:val="p"/>
              </m:rPr>
              <w:rPr>
                <w:rFonts w:ascii="Cambria Math" w:hAnsi="Cambria Math" w:eastAsia="宋体" w:cs="宋体"/>
                <w:sz w:val="24"/>
              </w:rPr>
              <m:t>p</m:t>
            </m:r>
            <m:ctrlPr>
              <w:rPr>
                <w:rFonts w:ascii="Cambria Math" w:hAnsi="Cambria Math" w:eastAsia="宋体" w:cs="宋体"/>
                <w:sz w:val="24"/>
              </w:rPr>
            </m:ctrlPr>
          </m:sub>
          <m:sup>
            <m:r>
              <m:rPr>
                <m:sty m:val="p"/>
              </m:rPr>
              <w:rPr>
                <w:rFonts w:ascii="Cambria Math" w:hAnsi="Cambria Math" w:eastAsia="宋体" w:cs="宋体"/>
                <w:sz w:val="24"/>
              </w:rPr>
              <m:t>+</m:t>
            </m:r>
            <m:ctrlPr>
              <w:rPr>
                <w:rFonts w:ascii="Cambria Math" w:hAnsi="Cambria Math" w:eastAsia="宋体" w:cs="宋体"/>
                <w:sz w:val="24"/>
              </w:rPr>
            </m:ctrlPr>
          </m:sup>
        </m:sSubSup>
      </m:oMath>
      <w:r>
        <w:rPr>
          <w:rFonts w:hint="eastAsia" w:hAnsi="Cambria Math" w:eastAsia="宋体" w:cs="宋体"/>
          <w:sz w:val="24"/>
        </w:rPr>
        <w:t>表示</w:t>
      </w:r>
      <w:r>
        <w:rPr>
          <w:rFonts w:ascii="宋体" w:hAnsi="宋体" w:eastAsia="宋体" w:cs="宋体"/>
          <w:sz w:val="24"/>
        </w:rPr>
        <w:t xml:space="preserve">噬菌体 </w:t>
      </w:r>
      <w:r>
        <w:rPr>
          <w:rFonts w:hint="eastAsia" w:ascii="宋体" w:hAnsi="宋体" w:eastAsia="宋体" w:cs="宋体"/>
          <w:sz w:val="24"/>
        </w:rPr>
        <w:t>p</w:t>
      </w:r>
      <w:r>
        <w:rPr>
          <w:rFonts w:ascii="宋体" w:hAnsi="宋体" w:eastAsia="宋体" w:cs="宋体"/>
          <w:sz w:val="24"/>
        </w:rPr>
        <w:t>的真实宿主</w:t>
      </w:r>
      <w:r>
        <w:rPr>
          <w:rFonts w:hint="eastAsia" w:ascii="宋体" w:hAnsi="宋体" w:eastAsia="宋体" w:cs="宋体"/>
          <w:sz w:val="24"/>
        </w:rPr>
        <w:t>。</w:t>
      </w:r>
      <m:oMath>
        <m:sSub>
          <m:sSubPr>
            <m:ctrlPr>
              <w:rPr>
                <w:rFonts w:ascii="Cambria Math" w:hAnsi="Cambria Math" w:eastAsia="宋体" w:cs="宋体"/>
                <w:sz w:val="24"/>
              </w:rPr>
            </m:ctrlPr>
          </m:sSubPr>
          <m:e>
            <m:r>
              <m:rPr>
                <m:sty m:val="p"/>
                <m:scr m:val="script"/>
              </m:rPr>
              <w:rPr>
                <w:rFonts w:ascii="Cambria Math" w:hAnsi="Cambria Math" w:eastAsia="MS Mincho" w:cs="MS Mincho"/>
                <w:sz w:val="24"/>
              </w:rPr>
              <m:t>ℛ</m:t>
            </m:r>
            <m:ctrlPr>
              <w:rPr>
                <w:rFonts w:ascii="Cambria Math" w:hAnsi="Cambria Math" w:eastAsia="宋体" w:cs="宋体"/>
                <w:sz w:val="24"/>
              </w:rPr>
            </m:ctrlPr>
          </m:e>
          <m:sub>
            <m:r>
              <m:rPr>
                <m:sty m:val="p"/>
              </m:rPr>
              <w:rPr>
                <w:rFonts w:ascii="Cambria Math" w:hAnsi="Cambria Math" w:eastAsia="宋体" w:cs="宋体"/>
                <w:sz w:val="24"/>
              </w:rPr>
              <m:t>K</m:t>
            </m:r>
            <m:ctrlPr>
              <w:rPr>
                <w:rFonts w:ascii="Cambria Math" w:hAnsi="Cambria Math" w:eastAsia="宋体" w:cs="宋体"/>
                <w:sz w:val="24"/>
              </w:rPr>
            </m:ctrlPr>
          </m:sub>
        </m:sSub>
        <m:d>
          <m:dPr>
            <m:ctrlPr>
              <w:rPr>
                <w:rFonts w:ascii="Cambria Math" w:hAnsi="Cambria Math" w:eastAsia="宋体" w:cs="宋体"/>
                <w:sz w:val="24"/>
              </w:rPr>
            </m:ctrlPr>
          </m:dPr>
          <m:e>
            <m:r>
              <m:rPr>
                <m:sty m:val="p"/>
              </m:rPr>
              <w:rPr>
                <w:rFonts w:ascii="Cambria Math" w:hAnsi="Cambria Math" w:eastAsia="宋体" w:cs="宋体"/>
                <w:sz w:val="24"/>
              </w:rPr>
              <m:t>p</m:t>
            </m:r>
            <m:ctrlPr>
              <w:rPr>
                <w:rFonts w:ascii="Cambria Math" w:hAnsi="Cambria Math" w:eastAsia="宋体" w:cs="宋体"/>
                <w:sz w:val="24"/>
              </w:rPr>
            </m:ctrlPr>
          </m:e>
        </m:d>
      </m:oMath>
      <w:r>
        <w:rPr>
          <w:rFonts w:hint="eastAsia" w:hAnsi="Cambria Math" w:eastAsia="宋体" w:cs="宋体"/>
          <w:sz w:val="24"/>
        </w:rPr>
        <w:t>表示</w:t>
      </w:r>
      <w:r>
        <w:rPr>
          <w:rFonts w:ascii="宋体" w:hAnsi="宋体" w:eastAsia="宋体" w:cs="宋体"/>
          <w:sz w:val="24"/>
        </w:rPr>
        <w:t>模型预测的噬菌体</w:t>
      </w:r>
      <w:r>
        <w:rPr>
          <w:rFonts w:hint="eastAsia" w:ascii="宋体" w:hAnsi="宋体" w:eastAsia="宋体" w:cs="宋体"/>
          <w:sz w:val="24"/>
        </w:rPr>
        <w:t>p</w:t>
      </w:r>
      <w:r>
        <w:rPr>
          <w:rFonts w:ascii="宋体" w:hAnsi="宋体" w:eastAsia="宋体" w:cs="宋体"/>
          <w:sz w:val="24"/>
        </w:rPr>
        <w:t>的前 K 个宿主集合</w:t>
      </w:r>
      <w:r>
        <w:rPr>
          <w:rFonts w:hint="eastAsia" w:ascii="宋体" w:hAnsi="宋体" w:eastAsia="宋体" w:cs="宋体"/>
          <w:sz w:val="24"/>
        </w:rPr>
        <w:t>。</w:t>
      </w:r>
    </w:p>
    <w:p>
      <w:pPr>
        <w:rPr>
          <w:rFonts w:hint="eastAsia" w:ascii="宋体" w:hAnsi="宋体" w:eastAsia="宋体" w:cs="宋体"/>
          <w:sz w:val="24"/>
        </w:rPr>
      </w:pPr>
    </w:p>
    <w:p>
      <w:pPr>
        <w:rPr>
          <w:rFonts w:hint="eastAsia" w:ascii="宋体" w:hAnsi="宋体" w:eastAsia="宋体" w:cs="宋体"/>
          <w:sz w:val="24"/>
        </w:rPr>
      </w:pPr>
      <w:commentRangeStart w:id="18"/>
      <w:commentRangeStart w:id="19"/>
      <w:r>
        <w:rPr>
          <w:rFonts w:hint="eastAsia" w:ascii="宋体" w:hAnsi="宋体" w:eastAsia="宋体" w:cs="宋体"/>
          <w:sz w:val="24"/>
        </w:rPr>
        <w:t>对比实验</w:t>
      </w:r>
      <w:commentRangeEnd w:id="18"/>
      <w:r>
        <w:rPr>
          <w:rStyle w:val="16"/>
          <w:rFonts w:hint="eastAsia" w:ascii="宋体" w:hAnsi="宋体" w:eastAsia="宋体" w:cs="宋体"/>
          <w:sz w:val="24"/>
          <w:szCs w:val="24"/>
        </w:rPr>
        <w:commentReference w:id="18"/>
      </w:r>
      <w:commentRangeEnd w:id="19"/>
      <w:r>
        <w:rPr>
          <w:rStyle w:val="16"/>
          <w:rFonts w:hint="eastAsia" w:ascii="宋体" w:hAnsi="宋体" w:eastAsia="宋体" w:cs="宋体"/>
          <w:sz w:val="24"/>
          <w:szCs w:val="24"/>
        </w:rPr>
        <w:commentReference w:id="19"/>
      </w:r>
    </w:p>
    <w:p>
      <w:pPr>
        <w:rPr>
          <w:rFonts w:hint="eastAsia" w:ascii="宋体" w:hAnsi="宋体" w:eastAsia="宋体" w:cs="宋体"/>
          <w:sz w:val="24"/>
        </w:rPr>
      </w:pPr>
    </w:p>
    <w:p>
      <w:pPr>
        <w:ind w:firstLine="480" w:firstLineChars="200"/>
        <w:rPr>
          <w:rFonts w:hint="eastAsia" w:ascii="宋体" w:hAnsi="宋体" w:eastAsia="宋体" w:cs="宋体"/>
          <w:sz w:val="24"/>
        </w:rPr>
      </w:pPr>
      <w:r>
        <w:rPr>
          <w:rFonts w:ascii="宋体" w:hAnsi="宋体" w:eastAsia="宋体" w:cs="宋体"/>
          <w:sz w:val="24"/>
        </w:rPr>
        <w:t>为系统评估本研究方法在噬菌体–宿主预测任务中的性能，我们选取了目前应用最广、代表不同技术路线的</w:t>
      </w:r>
      <w:r>
        <w:rPr>
          <w:rFonts w:hint="eastAsia" w:ascii="宋体" w:hAnsi="宋体" w:eastAsia="宋体" w:cs="宋体"/>
          <w:sz w:val="24"/>
        </w:rPr>
        <w:t>四</w:t>
      </w:r>
      <w:r>
        <w:rPr>
          <w:rFonts w:ascii="宋体" w:hAnsi="宋体" w:eastAsia="宋体" w:cs="宋体"/>
          <w:sz w:val="24"/>
        </w:rPr>
        <w:t>种工具作为基线：iPHoP、CHERRY、DeepHost、PHIST。iPHoP整合了BLAST、CRISPR、VHM、WIsH和PHP五种方法并使用RF模型进行噬菌体宿主识别，是目前效果最好的集成学习模型。CHERRY 通过构建多种相互作用信息的多模态图（包括序列相似性、CRISPR 信号等），利用图卷积编码器和链接预测解码器来学习病毒–宿主关系</w:t>
      </w:r>
      <w:r>
        <w:rPr>
          <w:rFonts w:hint="eastAsia" w:ascii="宋体" w:hAnsi="宋体" w:eastAsia="宋体" w:cs="宋体"/>
          <w:sz w:val="24"/>
        </w:rPr>
        <w:t>，是目前效果最好的基于图的深度学习模型。DeepHost利</w:t>
      </w:r>
      <w:r>
        <w:rPr>
          <w:rFonts w:ascii="宋体" w:hAnsi="宋体" w:eastAsia="宋体" w:cs="宋体"/>
          <w:sz w:val="24"/>
        </w:rPr>
        <w:t>用卷积神经网络（CNN</w:t>
      </w:r>
      <w:r>
        <w:rPr>
          <w:rFonts w:hint="eastAsia" w:ascii="宋体" w:hAnsi="宋体" w:eastAsia="宋体" w:cs="宋体"/>
          <w:sz w:val="24"/>
        </w:rPr>
        <w:t>）对基因组编码进行建模，是目前深度学习方向的强基线。</w:t>
      </w:r>
      <w:r>
        <w:rPr>
          <w:rFonts w:ascii="宋体" w:hAnsi="宋体" w:eastAsia="宋体" w:cs="宋体"/>
          <w:sz w:val="24"/>
        </w:rPr>
        <w:t>PHIST属于对齐无关（alignment-free）方法，基于病毒与潜在宿主基因组之间共享 k-mer 的数量来推断宿主</w:t>
      </w:r>
      <w:r>
        <w:rPr>
          <w:rFonts w:hint="eastAsia" w:ascii="宋体" w:hAnsi="宋体" w:eastAsia="宋体" w:cs="宋体"/>
          <w:sz w:val="24"/>
        </w:rPr>
        <w:t>。</w:t>
      </w:r>
      <w:r>
        <w:rPr>
          <w:rFonts w:ascii="宋体" w:hAnsi="宋体" w:eastAsia="宋体" w:cs="宋体"/>
          <w:sz w:val="24"/>
        </w:rPr>
        <w:t>上述</w:t>
      </w:r>
      <w:r>
        <w:rPr>
          <w:rFonts w:hint="eastAsia" w:ascii="宋体" w:hAnsi="宋体" w:eastAsia="宋体" w:cs="宋体"/>
          <w:sz w:val="24"/>
        </w:rPr>
        <w:t>四</w:t>
      </w:r>
      <w:r>
        <w:rPr>
          <w:rFonts w:ascii="宋体" w:hAnsi="宋体" w:eastAsia="宋体" w:cs="宋体"/>
          <w:sz w:val="24"/>
        </w:rPr>
        <w:t>种工具</w:t>
      </w:r>
      <w:r>
        <w:rPr>
          <w:rFonts w:hint="eastAsia" w:ascii="宋体" w:hAnsi="宋体" w:eastAsia="宋体" w:cs="宋体"/>
          <w:sz w:val="24"/>
        </w:rPr>
        <w:t>分别代表了噬菌体宿主预测领域的不同典型路线，</w:t>
      </w:r>
      <w:r>
        <w:rPr>
          <w:rFonts w:ascii="宋体" w:hAnsi="宋体" w:eastAsia="宋体" w:cs="宋体"/>
          <w:sz w:val="24"/>
        </w:rPr>
        <w:t>因此构成了一个具有代表性且互补性较强的对比集合。</w:t>
      </w:r>
    </w:p>
    <w:p>
      <w:pPr>
        <w:ind w:firstLine="480" w:firstLineChars="200"/>
        <w:rPr>
          <w:rFonts w:hint="eastAsia" w:ascii="宋体" w:hAnsi="宋体" w:eastAsia="宋体" w:cs="宋体"/>
          <w:sz w:val="24"/>
        </w:rPr>
      </w:pPr>
      <w:r>
        <w:rPr>
          <w:rFonts w:hint="eastAsia" w:ascii="宋体" w:hAnsi="宋体" w:eastAsia="宋体" w:cs="宋体"/>
          <w:sz w:val="24"/>
        </w:rPr>
        <w:t>在相同测试集和评价指标下，我们首先比较了各方法在Hit@1（即top-1准确率）上的表现如图3所示。</w:t>
      </w:r>
      <w:r>
        <w:rPr>
          <w:rFonts w:ascii="宋体" w:hAnsi="宋体" w:eastAsia="宋体" w:cs="宋体"/>
          <w:sz w:val="24"/>
        </w:rPr>
        <w:t>可以看到，</w:t>
      </w:r>
      <w:r>
        <w:rPr>
          <w:rFonts w:hint="eastAsia" w:ascii="宋体" w:hAnsi="宋体" w:eastAsia="宋体" w:cs="宋体"/>
          <w:sz w:val="24"/>
        </w:rPr>
        <w:t>在Species层面，Ours 方法达到了</w:t>
      </w:r>
      <w:r>
        <w:rPr>
          <w:rFonts w:ascii="宋体" w:hAnsi="宋体" w:eastAsia="宋体" w:cs="宋体"/>
          <w:sz w:val="24"/>
        </w:rPr>
        <w:t>0.812</w:t>
      </w:r>
      <w:r>
        <w:rPr>
          <w:rFonts w:hint="eastAsia" w:ascii="宋体" w:hAnsi="宋体" w:eastAsia="宋体" w:cs="宋体"/>
          <w:sz w:val="24"/>
        </w:rPr>
        <w:t>的准确率，</w:t>
      </w:r>
      <w:r>
        <w:rPr>
          <w:rFonts w:ascii="宋体" w:hAnsi="宋体" w:eastAsia="宋体" w:cs="宋体"/>
          <w:sz w:val="24"/>
        </w:rPr>
        <w:t>相较于表现最佳的</w:t>
      </w:r>
      <w:r>
        <w:rPr>
          <w:rFonts w:hint="eastAsia" w:ascii="宋体" w:hAnsi="宋体" w:eastAsia="宋体" w:cs="宋体"/>
          <w:sz w:val="24"/>
        </w:rPr>
        <w:t>DeepHost提升了</w:t>
      </w:r>
      <w:r>
        <w:rPr>
          <w:rFonts w:ascii="宋体" w:hAnsi="宋体" w:eastAsia="宋体" w:cs="宋体"/>
          <w:sz w:val="24"/>
        </w:rPr>
        <w:t>0.194</w:t>
      </w:r>
      <w:r>
        <w:rPr>
          <w:rFonts w:hint="eastAsia" w:ascii="宋体" w:hAnsi="宋体" w:eastAsia="宋体" w:cs="宋体"/>
          <w:sz w:val="24"/>
        </w:rPr>
        <w:t>。同时，显著优于</w:t>
      </w:r>
      <w:r>
        <w:rPr>
          <w:rFonts w:ascii="宋体" w:hAnsi="宋体" w:eastAsia="宋体" w:cs="宋体"/>
          <w:sz w:val="24"/>
        </w:rPr>
        <w:t>iPHoP、CHERRY、PHIST</w:t>
      </w:r>
      <w:r>
        <w:rPr>
          <w:rFonts w:hint="eastAsia" w:ascii="宋体" w:hAnsi="宋体" w:eastAsia="宋体" w:cs="宋体"/>
          <w:sz w:val="24"/>
        </w:rPr>
        <w:t>。分别提高了0.635</w:t>
      </w:r>
      <w:r>
        <w:rPr>
          <w:rFonts w:ascii="宋体" w:hAnsi="宋体" w:eastAsia="宋体" w:cs="宋体"/>
          <w:sz w:val="24"/>
        </w:rPr>
        <w:t>、0.480、0.424。在更高层级</w:t>
      </w:r>
      <w:r>
        <w:rPr>
          <w:rFonts w:hint="eastAsia" w:ascii="宋体" w:hAnsi="宋体" w:eastAsia="宋体" w:cs="宋体"/>
          <w:sz w:val="24"/>
        </w:rPr>
        <w:t>(Genus)</w:t>
      </w:r>
      <w:r>
        <w:rPr>
          <w:rFonts w:ascii="宋体" w:hAnsi="宋体" w:eastAsia="宋体" w:cs="宋体"/>
          <w:sz w:val="24"/>
        </w:rPr>
        <w:t>中，</w:t>
      </w:r>
      <w:r>
        <w:rPr>
          <w:rFonts w:hint="eastAsia" w:ascii="宋体" w:hAnsi="宋体" w:eastAsia="宋体" w:cs="宋体"/>
          <w:sz w:val="24"/>
        </w:rPr>
        <w:t>Ours</w:t>
      </w:r>
      <w:r>
        <w:rPr>
          <w:rFonts w:ascii="宋体" w:hAnsi="宋体" w:eastAsia="宋体" w:cs="宋体"/>
          <w:sz w:val="24"/>
        </w:rPr>
        <w:t>方法</w:t>
      </w:r>
      <w:r>
        <w:rPr>
          <w:rFonts w:hint="eastAsia" w:ascii="宋体" w:hAnsi="宋体" w:eastAsia="宋体" w:cs="宋体"/>
          <w:sz w:val="24"/>
        </w:rPr>
        <w:t>的性能进一步提升至0.901</w:t>
      </w:r>
      <w:r>
        <w:rPr>
          <w:rFonts w:ascii="宋体" w:hAnsi="宋体" w:eastAsia="宋体" w:cs="宋体"/>
          <w:sz w:val="24"/>
        </w:rPr>
        <w:t>，</w:t>
      </w:r>
      <w:r>
        <w:rPr>
          <w:rFonts w:hint="eastAsia" w:ascii="宋体" w:hAnsi="宋体" w:eastAsia="宋体" w:cs="宋体"/>
          <w:sz w:val="24"/>
        </w:rPr>
        <w:t>相较于</w:t>
      </w:r>
      <w:r>
        <w:rPr>
          <w:rFonts w:ascii="宋体" w:hAnsi="宋体" w:eastAsia="宋体" w:cs="宋体"/>
          <w:sz w:val="24"/>
        </w:rPr>
        <w:t>iPHoP、CHERRY、DeepHost、PHIST</w:t>
      </w:r>
      <w:r>
        <w:rPr>
          <w:rFonts w:hint="eastAsia" w:ascii="宋体" w:hAnsi="宋体" w:eastAsia="宋体" w:cs="宋体"/>
          <w:sz w:val="24"/>
        </w:rPr>
        <w:t>分别提高了0.156、0.526、0.183、0.231。</w:t>
      </w:r>
    </w:p>
    <w:p>
      <w:pPr>
        <w:ind w:firstLine="480" w:firstLineChars="200"/>
        <w:rPr>
          <w:rFonts w:hint="eastAsia" w:ascii="宋体" w:hAnsi="宋体" w:eastAsia="宋体" w:cs="宋体"/>
          <w:sz w:val="24"/>
        </w:rPr>
      </w:pPr>
      <w:r>
        <w:rPr>
          <w:rFonts w:hint="eastAsia" w:ascii="宋体" w:hAnsi="宋体" w:eastAsia="宋体" w:cs="宋体"/>
          <w:sz w:val="24"/>
        </w:rPr>
        <w:t>鉴于微生物分类体系的层级复杂性以及实验验证中潜在的</w:t>
      </w:r>
      <w:commentRangeStart w:id="20"/>
      <w:commentRangeStart w:id="21"/>
      <w:r>
        <w:rPr>
          <w:rFonts w:hint="eastAsia" w:ascii="宋体" w:hAnsi="宋体" w:eastAsia="宋体" w:cs="宋体"/>
          <w:sz w:val="24"/>
        </w:rPr>
        <w:t>多宿主现象</w:t>
      </w:r>
      <w:commentRangeEnd w:id="20"/>
      <w:r>
        <w:rPr>
          <w:rStyle w:val="16"/>
          <w:rFonts w:hint="eastAsia" w:ascii="宋体" w:hAnsi="宋体" w:eastAsia="宋体" w:cs="宋体"/>
          <w:sz w:val="24"/>
          <w:szCs w:val="24"/>
        </w:rPr>
        <w:commentReference w:id="20"/>
      </w:r>
      <w:commentRangeEnd w:id="21"/>
      <w:r>
        <w:commentReference w:id="21"/>
      </w:r>
      <w:r>
        <w:rPr>
          <w:rFonts w:hint="eastAsia" w:ascii="宋体" w:hAnsi="宋体" w:eastAsia="宋体" w:cs="宋体"/>
          <w:sz w:val="24"/>
        </w:rPr>
        <w:t>，仅依赖Hit@1可能低估模型在更宽泛生物学语境下的实用价值。为此，本文绘制hit@k曲线，以考察模型在前k个预测中包含真实宿主的召回能力。在Species和Genus两个分类层级上进行 hit@20性能对比（图4）。</w:t>
      </w:r>
      <w:r>
        <w:rPr>
          <w:rFonts w:ascii="宋体" w:hAnsi="宋体" w:eastAsia="宋体" w:cs="宋体"/>
          <w:sz w:val="24"/>
        </w:rPr>
        <w:t>iPHoP、CHERRY、DeepHost</w:t>
      </w:r>
      <w:r>
        <w:rPr>
          <w:rFonts w:hint="eastAsia" w:ascii="宋体" w:hAnsi="宋体" w:eastAsia="宋体" w:cs="宋体"/>
          <w:sz w:val="24"/>
        </w:rPr>
        <w:t>、</w:t>
      </w:r>
      <w:r>
        <w:rPr>
          <w:rFonts w:ascii="宋体" w:hAnsi="宋体" w:eastAsia="宋体" w:cs="宋体"/>
          <w:sz w:val="24"/>
        </w:rPr>
        <w:t>PHIST</w:t>
      </w:r>
      <w:r>
        <w:rPr>
          <w:rFonts w:hint="eastAsia" w:ascii="宋体" w:hAnsi="宋体" w:eastAsia="宋体" w:cs="宋体"/>
          <w:sz w:val="24"/>
        </w:rPr>
        <w:t>在k值增大至20时，性能均有所提升。在Species层面，DeepHost 达到 Hit@20 = 0.767；其他方法如 iPHoP、CHERRY 和 PHIST 的Hit@20分别稳定在0.463、0.491和0.412。在 Genus 层面，表现最好的DeepHost 达到Hit@20 = 0.881。相较之下，Ours 方法的性能提升最为显著。其 Species 级别的 Hit@20达到了0.926，Genus级别的Hit@20更达到了0.969。上述性能对比清晰地展示了Ours方法在扩大预测范围时，</w:t>
      </w:r>
      <w:r>
        <w:rPr>
          <w:rFonts w:ascii="宋体" w:hAnsi="宋体" w:eastAsia="宋体" w:cs="宋体"/>
          <w:sz w:val="24"/>
        </w:rPr>
        <w:t>能够以</w:t>
      </w:r>
      <w:r>
        <w:rPr>
          <w:rFonts w:hint="eastAsia" w:ascii="宋体" w:hAnsi="宋体" w:eastAsia="宋体" w:cs="宋体"/>
          <w:sz w:val="24"/>
        </w:rPr>
        <w:t>较</w:t>
      </w:r>
      <w:r>
        <w:rPr>
          <w:rFonts w:ascii="宋体" w:hAnsi="宋体" w:eastAsia="宋体" w:cs="宋体"/>
          <w:sz w:val="24"/>
        </w:rPr>
        <w:t>高的效率召回真实宿主。</w:t>
      </w:r>
    </w:p>
    <w:p>
      <w:pPr>
        <w:ind w:firstLine="480" w:firstLineChars="200"/>
        <w:rPr>
          <w:rFonts w:hint="eastAsia" w:ascii="宋体" w:hAnsi="宋体" w:eastAsia="宋体" w:cs="宋体"/>
          <w:sz w:val="24"/>
        </w:rPr>
      </w:pPr>
      <w:r>
        <w:rPr>
          <w:rFonts w:hint="eastAsia" w:ascii="宋体" w:hAnsi="宋体" w:eastAsia="宋体" w:cs="宋体"/>
          <w:sz w:val="24"/>
        </w:rPr>
        <w:t>综上所述，</w:t>
      </w:r>
      <w:r>
        <w:rPr>
          <w:rFonts w:ascii="宋体" w:hAnsi="宋体" w:eastAsia="宋体" w:cs="宋体"/>
          <w:sz w:val="24"/>
        </w:rPr>
        <w:t>我们的模型不仅在Hit@1上处于领先地位，在召回泛化能力（Hit@k 曲线）上也展现出优势，证明其能够更可靠地处理复杂的宿主预测任务。</w:t>
      </w:r>
    </w:p>
    <w:p>
      <w:pPr>
        <w:rPr>
          <w:rFonts w:hint="eastAsia" w:ascii="宋体" w:hAnsi="宋体" w:eastAsia="宋体" w:cs="宋体"/>
          <w:sz w:val="24"/>
        </w:rPr>
      </w:pPr>
      <w:r>
        <w:rPr>
          <w:rFonts w:hint="eastAsia" w:ascii="宋体" w:hAnsi="宋体" w:eastAsia="宋体" w:cs="宋体"/>
          <w:sz w:val="24"/>
        </w:rPr>
        <w:drawing>
          <wp:inline distT="0" distB="0" distL="114300" distR="114300">
            <wp:extent cx="2520315" cy="1932305"/>
            <wp:effectExtent l="0" t="0" r="13335" b="10795"/>
            <wp:docPr id="5" name="图片 5" descr="dullbell_top1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ullbell_top1_comparison"/>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2520315" cy="1932305"/>
                    </a:xfrm>
                    <a:prstGeom prst="rect">
                      <a:avLst/>
                    </a:prstGeom>
                  </pic:spPr>
                </pic:pic>
              </a:graphicData>
            </a:graphic>
          </wp:inline>
        </w:drawing>
      </w:r>
      <w:r>
        <w:rPr>
          <w:rFonts w:hint="eastAsia" w:ascii="宋体" w:hAnsi="宋体" w:eastAsia="宋体" w:cs="宋体"/>
          <w:sz w:val="24"/>
        </w:rPr>
        <w:drawing>
          <wp:inline distT="0" distB="0" distL="114300" distR="114300">
            <wp:extent cx="2520315" cy="1932305"/>
            <wp:effectExtent l="0" t="0" r="13335" b="10795"/>
            <wp:docPr id="6" name="图片 6" descr="dullbell_top1_comparison_gen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ullbell_top1_comparison_genus"/>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2520315" cy="1932305"/>
                    </a:xfrm>
                    <a:prstGeom prst="rect">
                      <a:avLst/>
                    </a:prstGeom>
                  </pic:spPr>
                </pic:pic>
              </a:graphicData>
            </a:graphic>
          </wp:inline>
        </w:drawing>
      </w:r>
    </w:p>
    <w:p>
      <w:pPr>
        <w:ind w:left="1260" w:firstLine="420"/>
        <w:rPr>
          <w:rFonts w:hint="eastAsia" w:ascii="宋体" w:hAnsi="宋体" w:eastAsia="宋体" w:cs="宋体"/>
          <w:sz w:val="24"/>
        </w:rPr>
      </w:pPr>
      <w:r>
        <w:rPr>
          <w:rFonts w:ascii="宋体" w:hAnsi="宋体" w:eastAsia="宋体" w:cs="宋体"/>
          <w:sz w:val="24"/>
        </w:rPr>
        <w:t>（A）</w:t>
      </w:r>
      <w:r>
        <w:rPr>
          <w:rFonts w:hint="eastAsia" w:ascii="宋体" w:hAnsi="宋体" w:eastAsia="宋体" w:cs="宋体"/>
          <w:sz w:val="24"/>
        </w:rPr>
        <w:t xml:space="preserve"> </w:t>
      </w:r>
      <w:r>
        <w:rPr>
          <w:rFonts w:hint="eastAsia"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（B）</w:t>
      </w:r>
      <w:r>
        <w:rPr>
          <w:rFonts w:hint="eastAsia" w:ascii="宋体" w:hAnsi="宋体" w:eastAsia="宋体" w:cs="宋体"/>
          <w:sz w:val="24"/>
        </w:rPr>
        <w:tab/>
      </w:r>
    </w:p>
    <w:p>
      <w:pPr>
        <w:ind w:left="1680"/>
        <w:rPr>
          <w:rFonts w:hint="eastAsia" w:ascii="宋体" w:hAnsi="宋体" w:eastAsia="宋体" w:cs="宋体"/>
          <w:sz w:val="24"/>
        </w:rPr>
      </w:pPr>
    </w:p>
    <w:p>
      <w:pPr>
        <w:rPr>
          <w:rFonts w:hint="eastAsia" w:ascii="宋体" w:hAnsi="宋体" w:eastAsia="宋体" w:cs="宋体"/>
          <w:sz w:val="24"/>
        </w:rPr>
      </w:pPr>
      <w:r>
        <w:rPr>
          <w:rFonts w:hint="eastAsia" w:ascii="宋体" w:hAnsi="宋体" w:eastAsia="宋体" w:cs="宋体"/>
          <w:szCs w:val="21"/>
        </w:rPr>
        <w:t xml:space="preserve">图3：Top-1 准确率（Hit@1）在 </w:t>
      </w:r>
      <w:r>
        <w:rPr>
          <w:rFonts w:ascii="宋体" w:hAnsi="宋体" w:eastAsia="宋体" w:cs="宋体"/>
          <w:szCs w:val="21"/>
        </w:rPr>
        <w:t>(A) 种（Species）水平 和 (B) 属（Genus）水平上的预测准确率</w:t>
      </w:r>
      <w:r>
        <w:rPr>
          <w:rFonts w:ascii="宋体" w:hAnsi="宋体" w:eastAsia="宋体" w:cs="宋体"/>
          <w:sz w:val="24"/>
        </w:rPr>
        <w:t>。</w:t>
      </w:r>
    </w:p>
    <w:p>
      <w:pPr>
        <w:rPr>
          <w:rFonts w:hint="eastAsia" w:ascii="宋体" w:hAnsi="宋体" w:eastAsia="宋体" w:cs="宋体"/>
          <w:sz w:val="24"/>
        </w:rPr>
      </w:pPr>
    </w:p>
    <w:p>
      <w:pPr>
        <w:rPr>
          <w:rFonts w:hint="eastAsia" w:ascii="宋体" w:hAnsi="宋体" w:eastAsia="宋体" w:cs="宋体"/>
          <w:sz w:val="24"/>
        </w:rPr>
      </w:pPr>
      <w:r>
        <w:rPr>
          <w:rFonts w:hint="eastAsia" w:ascii="宋体" w:hAnsi="宋体" w:eastAsia="宋体" w:cs="宋体"/>
          <w:sz w:val="24"/>
        </w:rPr>
        <w:drawing>
          <wp:inline distT="0" distB="0" distL="114300" distR="114300">
            <wp:extent cx="2520315" cy="1949450"/>
            <wp:effectExtent l="0" t="0" r="13335" b="12700"/>
            <wp:docPr id="2" name="图片 2" descr="hit_at_k_curves_spe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hit_at_k_curves_species"/>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2520315" cy="1949450"/>
                    </a:xfrm>
                    <a:prstGeom prst="rect">
                      <a:avLst/>
                    </a:prstGeom>
                  </pic:spPr>
                </pic:pic>
              </a:graphicData>
            </a:graphic>
          </wp:inline>
        </w:drawing>
      </w:r>
      <w:r>
        <w:rPr>
          <w:rFonts w:hint="eastAsia" w:ascii="宋体" w:hAnsi="宋体" w:eastAsia="宋体" w:cs="宋体"/>
          <w:sz w:val="24"/>
        </w:rPr>
        <w:drawing>
          <wp:inline distT="0" distB="0" distL="114300" distR="114300">
            <wp:extent cx="2520315" cy="1949450"/>
            <wp:effectExtent l="0" t="0" r="13335" b="12700"/>
            <wp:docPr id="3" name="图片 3" descr="hit_at_k_curves_gen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hit_at_k_curves_genus"/>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2520315" cy="1949450"/>
                    </a:xfrm>
                    <a:prstGeom prst="rect">
                      <a:avLst/>
                    </a:prstGeom>
                  </pic:spPr>
                </pic:pic>
              </a:graphicData>
            </a:graphic>
          </wp:inline>
        </w:drawing>
      </w:r>
    </w:p>
    <w:p>
      <w:pPr>
        <w:ind w:left="1260" w:firstLine="420"/>
        <w:rPr>
          <w:rFonts w:hint="eastAsia" w:ascii="宋体" w:hAnsi="宋体" w:eastAsia="宋体" w:cs="宋体"/>
          <w:sz w:val="24"/>
        </w:rPr>
      </w:pPr>
      <w:r>
        <w:rPr>
          <w:rFonts w:ascii="宋体" w:hAnsi="宋体" w:eastAsia="宋体" w:cs="宋体"/>
          <w:sz w:val="24"/>
        </w:rPr>
        <w:t>（A）</w:t>
      </w:r>
      <w:r>
        <w:rPr>
          <w:rFonts w:hint="eastAsia" w:ascii="宋体" w:hAnsi="宋体" w:eastAsia="宋体" w:cs="宋体"/>
          <w:sz w:val="24"/>
        </w:rPr>
        <w:t xml:space="preserve"> </w:t>
      </w:r>
      <w:r>
        <w:rPr>
          <w:rFonts w:hint="eastAsia"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（B）</w:t>
      </w:r>
      <w:r>
        <w:rPr>
          <w:rFonts w:hint="eastAsia" w:ascii="宋体" w:hAnsi="宋体" w:eastAsia="宋体" w:cs="宋体"/>
          <w:sz w:val="24"/>
        </w:rPr>
        <w:tab/>
      </w:r>
    </w:p>
    <w:p>
      <w:pPr>
        <w:rPr>
          <w:rFonts w:hint="eastAsia" w:ascii="宋体" w:hAnsi="宋体" w:eastAsia="宋体" w:cs="宋体"/>
          <w:sz w:val="24"/>
        </w:rPr>
      </w:pPr>
    </w:p>
    <w:p>
      <w:pPr>
        <w:rPr>
          <w:rFonts w:hint="eastAsia" w:ascii="宋体" w:hAnsi="宋体" w:eastAsia="宋体" w:cs="宋体"/>
          <w:szCs w:val="21"/>
        </w:rPr>
      </w:pPr>
      <w:r>
        <w:rPr>
          <w:rFonts w:hint="eastAsia" w:ascii="宋体" w:hAnsi="宋体" w:eastAsia="宋体" w:cs="宋体"/>
          <w:szCs w:val="21"/>
        </w:rPr>
        <w:t>图4：基于 Hit@k 曲线的召回率泛化性能分析。(A)Species Level</w:t>
      </w:r>
      <w:r>
        <w:rPr>
          <w:rFonts w:ascii="宋体" w:hAnsi="宋体" w:eastAsia="宋体" w:cs="宋体"/>
          <w:szCs w:val="21"/>
        </w:rPr>
        <w:t>(B) Genus Level</w:t>
      </w:r>
    </w:p>
    <w:p>
      <w:pPr>
        <w:rPr>
          <w:rFonts w:hint="eastAsia" w:ascii="宋体" w:hAnsi="宋体" w:eastAsia="宋体" w:cs="宋体"/>
          <w:sz w:val="24"/>
        </w:rPr>
      </w:pPr>
    </w:p>
    <w:p>
      <w:pPr>
        <w:rPr>
          <w:rFonts w:hint="eastAsia" w:ascii="宋体" w:hAnsi="宋体" w:eastAsia="宋体" w:cs="宋体"/>
          <w:sz w:val="24"/>
        </w:rPr>
      </w:pPr>
      <w:r>
        <w:rPr>
          <w:rFonts w:hint="eastAsia" w:ascii="宋体" w:hAnsi="宋体" w:eastAsia="宋体" w:cs="宋体"/>
          <w:sz w:val="24"/>
        </w:rPr>
        <w:t>公平对比</w:t>
      </w:r>
    </w:p>
    <w:p>
      <w:pPr>
        <w:rPr>
          <w:rFonts w:hint="eastAsia" w:ascii="宋体" w:hAnsi="宋体" w:eastAsia="宋体" w:cs="宋体"/>
          <w:sz w:val="24"/>
        </w:rPr>
      </w:pPr>
    </w:p>
    <w:p>
      <w:pPr>
        <w:ind w:firstLine="480" w:firstLineChars="200"/>
        <w:rPr>
          <w:rFonts w:hint="eastAsia" w:ascii="宋体" w:hAnsi="宋体" w:eastAsia="宋体" w:cs="宋体"/>
          <w:sz w:val="24"/>
        </w:rPr>
      </w:pPr>
      <w:r>
        <w:rPr>
          <w:rFonts w:ascii="宋体" w:hAnsi="宋体" w:eastAsia="宋体" w:cs="宋体"/>
          <w:sz w:val="24"/>
        </w:rPr>
        <w:t>为确保比较的公平性与严谨性，并有效消除数据新颖性对不同模型性能评估的潜在影响，我们采用统一的自建数据集对所有可重训练的基线方法进行了重新训练。其中，iPHoP 和 PHIST 不支持模型重训练；对于 CHERRY 和 DeepHost，则严格遵循各自原论文中所述的训练流程与超参数设置进行完整重训练。以此构建高度可比的评估基准，从而更为准确地反映各方法在相同数据分布下的真实性能表现。</w:t>
      </w:r>
    </w:p>
    <w:p>
      <w:pPr>
        <w:ind w:firstLine="480" w:firstLineChars="200"/>
        <w:rPr>
          <w:rFonts w:hint="eastAsia" w:ascii="宋体" w:hAnsi="宋体" w:eastAsia="宋体" w:cs="宋体"/>
          <w:sz w:val="24"/>
        </w:rPr>
      </w:pPr>
      <w:r>
        <w:rPr>
          <w:rFonts w:ascii="宋体" w:hAnsi="宋体" w:eastAsia="宋体" w:cs="宋体"/>
          <w:sz w:val="24"/>
        </w:rPr>
        <w:t>重新训练显著提升了CHERRY与DeepHost的Hit@1性能</w:t>
      </w:r>
      <w:r>
        <w:rPr>
          <w:rFonts w:hint="eastAsia" w:ascii="宋体" w:hAnsi="宋体" w:eastAsia="宋体" w:cs="宋体"/>
          <w:sz w:val="24"/>
        </w:rPr>
        <w:t>（图5）</w:t>
      </w:r>
      <w:r>
        <w:rPr>
          <w:rFonts w:ascii="宋体" w:hAnsi="宋体" w:eastAsia="宋体" w:cs="宋体"/>
          <w:sz w:val="24"/>
        </w:rPr>
        <w:t>，尤其在 Species 级别，CHERRY 的准确率从 0.332 跃升至 0.530，表明既有方法的表现高度依赖于其原始训练数据的分布与规模。然而，即便在相同且信息更丰富的训练集上完成重训练后，本文提出的方法（Ours）仍以 0.812（Species）和 0.</w:t>
      </w:r>
      <w:r>
        <w:rPr>
          <w:rFonts w:hint="eastAsia" w:ascii="宋体" w:hAnsi="宋体" w:eastAsia="宋体" w:cs="宋体"/>
          <w:sz w:val="24"/>
        </w:rPr>
        <w:t>901</w:t>
      </w:r>
      <w:r>
        <w:rPr>
          <w:rFonts w:ascii="宋体" w:hAnsi="宋体" w:eastAsia="宋体" w:cs="宋体"/>
          <w:sz w:val="24"/>
        </w:rPr>
        <w:t>（Genus）的优势稳居首位。其中，在</w:t>
      </w:r>
      <w:r>
        <w:rPr>
          <w:rFonts w:hint="eastAsia" w:ascii="宋体" w:hAnsi="宋体" w:eastAsia="宋体" w:cs="宋体"/>
          <w:sz w:val="24"/>
        </w:rPr>
        <w:t>Species</w:t>
      </w:r>
      <w:r>
        <w:rPr>
          <w:rFonts w:ascii="宋体" w:hAnsi="宋体" w:eastAsia="宋体" w:cs="宋体"/>
          <w:sz w:val="24"/>
        </w:rPr>
        <w:t>级别相较于重训练后</w:t>
      </w:r>
      <w:r>
        <w:rPr>
          <w:rFonts w:hint="eastAsia" w:ascii="宋体" w:hAnsi="宋体" w:eastAsia="宋体" w:cs="宋体"/>
          <w:sz w:val="24"/>
        </w:rPr>
        <w:t>表现最好</w:t>
      </w:r>
      <w:r>
        <w:rPr>
          <w:rFonts w:ascii="宋体" w:hAnsi="宋体" w:eastAsia="宋体" w:cs="宋体"/>
          <w:sz w:val="24"/>
        </w:rPr>
        <w:t>的 DeepHost 领先</w:t>
      </w:r>
      <w:r>
        <w:rPr>
          <w:rFonts w:hint="eastAsia" w:ascii="宋体" w:hAnsi="宋体" w:eastAsia="宋体" w:cs="宋体"/>
          <w:sz w:val="24"/>
        </w:rPr>
        <w:t>8.5</w:t>
      </w:r>
      <w:r>
        <w:rPr>
          <w:rFonts w:ascii="宋体" w:hAnsi="宋体" w:eastAsia="宋体" w:cs="宋体"/>
          <w:sz w:val="24"/>
        </w:rPr>
        <w:t>个百分点（Δ = 0.0</w:t>
      </w:r>
      <w:r>
        <w:rPr>
          <w:rFonts w:hint="eastAsia" w:ascii="宋体" w:hAnsi="宋体" w:eastAsia="宋体" w:cs="宋体"/>
          <w:sz w:val="24"/>
        </w:rPr>
        <w:t>85</w:t>
      </w:r>
      <w:r>
        <w:rPr>
          <w:rFonts w:ascii="宋体" w:hAnsi="宋体" w:eastAsia="宋体" w:cs="宋体"/>
          <w:sz w:val="24"/>
        </w:rPr>
        <w:t>）</w:t>
      </w:r>
      <w:r>
        <w:rPr>
          <w:rFonts w:hint="eastAsia" w:ascii="宋体" w:hAnsi="宋体" w:eastAsia="宋体" w:cs="宋体"/>
          <w:sz w:val="24"/>
        </w:rPr>
        <w:t>，</w:t>
      </w:r>
      <w:r>
        <w:rPr>
          <w:rFonts w:ascii="宋体" w:hAnsi="宋体" w:eastAsia="宋体" w:cs="宋体"/>
          <w:sz w:val="24"/>
        </w:rPr>
        <w:t>在 Genus 级别仍领先</w:t>
      </w:r>
      <w:r>
        <w:rPr>
          <w:rFonts w:hint="eastAsia" w:ascii="宋体" w:hAnsi="宋体" w:eastAsia="宋体" w:cs="宋体"/>
          <w:sz w:val="24"/>
        </w:rPr>
        <w:t>6</w:t>
      </w:r>
      <w:r>
        <w:rPr>
          <w:rFonts w:ascii="宋体" w:hAnsi="宋体" w:eastAsia="宋体" w:cs="宋体"/>
          <w:sz w:val="24"/>
        </w:rPr>
        <w:t>个百分点（Δ = 0.0</w:t>
      </w:r>
      <w:r>
        <w:rPr>
          <w:rFonts w:hint="eastAsia" w:ascii="宋体" w:hAnsi="宋体" w:eastAsia="宋体" w:cs="宋体"/>
          <w:sz w:val="24"/>
        </w:rPr>
        <w:t>60</w:t>
      </w:r>
      <w:r>
        <w:rPr>
          <w:rFonts w:ascii="宋体" w:hAnsi="宋体" w:eastAsia="宋体" w:cs="宋体"/>
          <w:sz w:val="24"/>
        </w:rPr>
        <w:t>），充分彰显了我们模型在特征表示</w:t>
      </w:r>
      <w:r>
        <w:rPr>
          <w:rFonts w:hint="eastAsia" w:ascii="宋体" w:hAnsi="宋体" w:eastAsia="宋体" w:cs="宋体"/>
          <w:sz w:val="24"/>
        </w:rPr>
        <w:t>和架构设计</w:t>
      </w:r>
      <w:r>
        <w:rPr>
          <w:rFonts w:ascii="宋体" w:hAnsi="宋体" w:eastAsia="宋体" w:cs="宋体"/>
          <w:sz w:val="24"/>
        </w:rPr>
        <w:t>的优越性。如图</w:t>
      </w:r>
      <w:r>
        <w:rPr>
          <w:rFonts w:hint="eastAsia" w:ascii="宋体" w:hAnsi="宋体" w:eastAsia="宋体" w:cs="宋体"/>
          <w:sz w:val="24"/>
        </w:rPr>
        <w:t>6</w:t>
      </w:r>
      <w:r>
        <w:rPr>
          <w:rFonts w:ascii="宋体" w:hAnsi="宋体" w:eastAsia="宋体" w:cs="宋体"/>
          <w:sz w:val="24"/>
        </w:rPr>
        <w:t>所示的 Hit@k 曲线，展示了重新训练基线模型后，它们在前k个预测中的召回能力。尽管重新训练使 CHERRY 在Hit@20上达到了 0.892(Species)</w:t>
      </w:r>
      <w:r>
        <w:rPr>
          <w:rFonts w:hint="eastAsia" w:ascii="宋体" w:hAnsi="宋体" w:eastAsia="宋体" w:cs="宋体"/>
          <w:sz w:val="24"/>
        </w:rPr>
        <w:t>和</w:t>
      </w:r>
      <w:r>
        <w:rPr>
          <w:rFonts w:ascii="宋体" w:hAnsi="宋体" w:eastAsia="宋体" w:cs="宋体"/>
          <w:sz w:val="24"/>
        </w:rPr>
        <w:t>0.942(Genus)</w:t>
      </w:r>
      <w:r>
        <w:rPr>
          <w:rFonts w:hint="eastAsia" w:ascii="宋体" w:hAnsi="宋体" w:eastAsia="宋体" w:cs="宋体"/>
          <w:sz w:val="24"/>
        </w:rPr>
        <w:t>的优越性能</w:t>
      </w:r>
      <w:r>
        <w:rPr>
          <w:rFonts w:ascii="宋体" w:hAnsi="宋体" w:eastAsia="宋体" w:cs="宋体"/>
          <w:sz w:val="24"/>
        </w:rPr>
        <w:t>，Ours方法仍以</w:t>
      </w:r>
      <w:r>
        <w:rPr>
          <w:rFonts w:hint="eastAsia" w:ascii="宋体" w:hAnsi="宋体" w:eastAsia="宋体" w:cs="宋体"/>
          <w:sz w:val="24"/>
        </w:rPr>
        <w:t>以</w:t>
      </w:r>
      <w:r>
        <w:rPr>
          <w:rFonts w:ascii="宋体" w:hAnsi="宋体" w:eastAsia="宋体" w:cs="宋体"/>
          <w:sz w:val="24"/>
        </w:rPr>
        <w:t>0.926(Species) 和0.969(Genus)的性能</w:t>
      </w:r>
      <w:r>
        <w:rPr>
          <w:rFonts w:hint="eastAsia" w:ascii="宋体" w:hAnsi="宋体" w:eastAsia="宋体" w:cs="宋体"/>
          <w:sz w:val="24"/>
        </w:rPr>
        <w:t>显著</w:t>
      </w:r>
      <w:r>
        <w:rPr>
          <w:rFonts w:ascii="宋体" w:hAnsi="宋体" w:eastAsia="宋体" w:cs="宋体"/>
          <w:sz w:val="24"/>
        </w:rPr>
        <w:t>领先。</w:t>
      </w:r>
      <w:r>
        <w:rPr>
          <w:rFonts w:hint="eastAsia" w:ascii="宋体" w:hAnsi="宋体" w:eastAsia="宋体" w:cs="宋体"/>
          <w:sz w:val="24"/>
        </w:rPr>
        <w:t>详细性能提升信息见表3.</w:t>
      </w:r>
      <w:r>
        <w:rPr>
          <w:rFonts w:hint="eastAsia" w:ascii="宋体" w:hAnsi="宋体" w:eastAsia="宋体" w:cs="宋体"/>
          <w:sz w:val="24"/>
          <w:lang w:val="en-US" w:eastAsia="zh-CN"/>
        </w:rPr>
        <w:t>1</w:t>
      </w:r>
      <w:r>
        <w:rPr>
          <w:rFonts w:hint="eastAsia" w:ascii="宋体" w:hAnsi="宋体" w:eastAsia="宋体" w:cs="宋体"/>
          <w:sz w:val="24"/>
        </w:rPr>
        <w:t>。这种持续的优势表明：我们的方法能从相同的训练数据中提取出更具区分性和泛化性的特征，并将高准确度的预测结果集中在排名靠前的位置。</w:t>
      </w:r>
    </w:p>
    <w:p>
      <w:pPr>
        <w:ind w:firstLine="480" w:firstLineChars="200"/>
        <w:rPr>
          <w:rFonts w:hint="eastAsia" w:ascii="宋体" w:hAnsi="宋体" w:eastAsia="宋体" w:cs="宋体"/>
          <w:sz w:val="24"/>
        </w:rPr>
      </w:pPr>
      <w:r>
        <w:rPr>
          <w:rFonts w:hint="eastAsia" w:ascii="宋体" w:hAnsi="宋体" w:eastAsia="宋体" w:cs="宋体"/>
          <w:sz w:val="24"/>
        </w:rPr>
        <w:t>综上所述：通过在统一数据上重新训练主流基线模型，我们建立了一个完全公平的评估体系。结果证实了 Ours 方法在Hit@1和召回泛化能力 Hit@k上的设计优越性。</w:t>
      </w:r>
    </w:p>
    <w:p>
      <w:pPr>
        <w:ind w:firstLine="480" w:firstLineChars="200"/>
        <w:rPr>
          <w:rFonts w:hint="eastAsia" w:ascii="宋体" w:hAnsi="宋体" w:eastAsia="宋体" w:cs="宋体"/>
          <w:sz w:val="24"/>
        </w:rPr>
      </w:pPr>
    </w:p>
    <w:p>
      <w:pPr>
        <w:ind w:firstLine="480" w:firstLineChars="200"/>
        <w:rPr>
          <w:rFonts w:hint="eastAsia" w:ascii="宋体" w:hAnsi="宋体" w:eastAsia="宋体" w:cs="宋体"/>
          <w:sz w:val="24"/>
        </w:rPr>
      </w:pPr>
    </w:p>
    <w:p>
      <w:pPr>
        <w:ind w:firstLine="480" w:firstLineChars="200"/>
        <w:rPr>
          <w:rFonts w:hint="eastAsia" w:ascii="宋体" w:hAnsi="宋体" w:eastAsia="宋体" w:cs="宋体"/>
          <w:sz w:val="24"/>
        </w:rPr>
      </w:pPr>
    </w:p>
    <w:p>
      <w:pPr>
        <w:ind w:firstLine="480" w:firstLineChars="200"/>
        <w:rPr>
          <w:rFonts w:hint="eastAsia" w:ascii="宋体" w:hAnsi="宋体" w:eastAsia="宋体" w:cs="宋体"/>
          <w:sz w:val="24"/>
        </w:rPr>
      </w:pPr>
    </w:p>
    <w:p>
      <w:pPr>
        <w:ind w:firstLine="480" w:firstLineChars="200"/>
        <w:rPr>
          <w:rFonts w:hint="eastAsia" w:ascii="宋体" w:hAnsi="宋体" w:eastAsia="宋体" w:cs="宋体"/>
          <w:sz w:val="24"/>
        </w:rPr>
      </w:pPr>
    </w:p>
    <w:p>
      <w:pPr>
        <w:rPr>
          <w:rFonts w:hint="eastAsia" w:ascii="宋体" w:hAnsi="宋体" w:eastAsia="宋体" w:cs="宋体"/>
          <w:sz w:val="24"/>
        </w:rPr>
      </w:pPr>
    </w:p>
    <w:p>
      <w:pPr>
        <w:ind w:firstLine="480" w:firstLineChars="200"/>
        <w:rPr>
          <w:rFonts w:hint="eastAsia" w:ascii="宋体" w:hAnsi="宋体" w:eastAsia="宋体" w:cs="宋体"/>
          <w:sz w:val="24"/>
        </w:rPr>
      </w:pPr>
    </w:p>
    <w:p>
      <w:pPr>
        <w:rPr>
          <w:rFonts w:hint="eastAsia" w:ascii="宋体" w:hAnsi="宋体" w:eastAsia="宋体" w:cs="宋体"/>
          <w:sz w:val="24"/>
        </w:rPr>
      </w:pPr>
      <w:r>
        <w:rPr>
          <w:rFonts w:hint="eastAsia" w:ascii="宋体" w:hAnsi="宋体" w:eastAsia="宋体" w:cs="宋体"/>
          <w:sz w:val="24"/>
        </w:rPr>
        <w:drawing>
          <wp:inline distT="0" distB="0" distL="114300" distR="114300">
            <wp:extent cx="5039995" cy="2499995"/>
            <wp:effectExtent l="0" t="0" r="8255" b="14605"/>
            <wp:docPr id="9" name="图片 9" descr="hit_at1_bar_comparison_selected_ret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hit_at1_bar_comparison_selected_retrain"/>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5039995" cy="2499995"/>
                    </a:xfrm>
                    <a:prstGeom prst="rect">
                      <a:avLst/>
                    </a:prstGeom>
                  </pic:spPr>
                </pic:pic>
              </a:graphicData>
            </a:graphic>
          </wp:inline>
        </w:drawing>
      </w:r>
    </w:p>
    <w:p>
      <w:pPr>
        <w:ind w:left="1260" w:firstLine="420"/>
        <w:rPr>
          <w:rFonts w:hint="eastAsia" w:ascii="宋体" w:hAnsi="宋体" w:eastAsia="宋体" w:cs="宋体"/>
          <w:sz w:val="24"/>
        </w:rPr>
      </w:pPr>
      <w:r>
        <w:rPr>
          <w:rFonts w:ascii="宋体" w:hAnsi="宋体" w:eastAsia="宋体" w:cs="宋体"/>
          <w:sz w:val="24"/>
        </w:rPr>
        <w:t>（A）</w:t>
      </w:r>
      <w:r>
        <w:rPr>
          <w:rFonts w:hint="eastAsia" w:ascii="宋体" w:hAnsi="宋体" w:eastAsia="宋体" w:cs="宋体"/>
          <w:sz w:val="24"/>
        </w:rPr>
        <w:t xml:space="preserve"> </w:t>
      </w:r>
      <w:r>
        <w:rPr>
          <w:rFonts w:hint="eastAsia"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（B）</w:t>
      </w:r>
      <w:r>
        <w:rPr>
          <w:rFonts w:hint="eastAsia" w:ascii="宋体" w:hAnsi="宋体" w:eastAsia="宋体" w:cs="宋体"/>
          <w:sz w:val="24"/>
        </w:rPr>
        <w:tab/>
      </w:r>
    </w:p>
    <w:p>
      <w:pPr>
        <w:rPr>
          <w:rFonts w:hint="eastAsia" w:ascii="宋体" w:hAnsi="宋体" w:eastAsia="宋体" w:cs="宋体"/>
          <w:sz w:val="24"/>
        </w:rPr>
      </w:pPr>
    </w:p>
    <w:p>
      <w:pPr>
        <w:rPr>
          <w:rFonts w:hint="eastAsia" w:ascii="宋体" w:hAnsi="宋体" w:eastAsia="宋体" w:cs="宋体"/>
          <w:szCs w:val="21"/>
        </w:rPr>
      </w:pPr>
      <w:r>
        <w:rPr>
          <w:rFonts w:hint="eastAsia" w:ascii="宋体" w:hAnsi="宋体" w:eastAsia="宋体" w:cs="宋体"/>
          <w:szCs w:val="21"/>
        </w:rPr>
        <w:t>图5：在统一基准上重训练模型后的Hit@1对比。(A)Species Level</w:t>
      </w:r>
      <w:r>
        <w:rPr>
          <w:rFonts w:ascii="宋体" w:hAnsi="宋体" w:eastAsia="宋体" w:cs="宋体"/>
          <w:szCs w:val="21"/>
        </w:rPr>
        <w:t>(B) Genus Level</w:t>
      </w:r>
    </w:p>
    <w:p>
      <w:pPr>
        <w:rPr>
          <w:rFonts w:hint="eastAsia" w:ascii="宋体" w:hAnsi="宋体" w:eastAsia="宋体" w:cs="宋体"/>
          <w:szCs w:val="21"/>
        </w:rPr>
      </w:pPr>
    </w:p>
    <w:p>
      <w:pPr>
        <w:rPr>
          <w:rFonts w:hint="eastAsia" w:ascii="宋体" w:hAnsi="宋体" w:eastAsia="宋体" w:cs="宋体"/>
          <w:szCs w:val="21"/>
        </w:rPr>
      </w:pPr>
    </w:p>
    <w:p>
      <w:pPr>
        <w:rPr>
          <w:rFonts w:hint="eastAsia" w:ascii="宋体" w:hAnsi="宋体" w:eastAsia="宋体" w:cs="宋体"/>
          <w:sz w:val="24"/>
        </w:rPr>
      </w:pPr>
    </w:p>
    <w:p>
      <w:pPr>
        <w:rPr>
          <w:rFonts w:hint="eastAsia" w:ascii="宋体" w:hAnsi="宋体" w:eastAsia="宋体" w:cs="宋体"/>
          <w:sz w:val="24"/>
        </w:rPr>
      </w:pPr>
      <w:r>
        <w:rPr>
          <w:rFonts w:hint="eastAsia" w:ascii="宋体" w:hAnsi="宋体" w:eastAsia="宋体" w:cs="宋体"/>
          <w:sz w:val="24"/>
        </w:rPr>
        <w:drawing>
          <wp:inline distT="0" distB="0" distL="114300" distR="114300">
            <wp:extent cx="2520315" cy="1991360"/>
            <wp:effectExtent l="0" t="0" r="13335" b="8890"/>
            <wp:docPr id="7" name="图片 7" descr="hit_at_k_zoom_spe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hit_at_k_zoom_species"/>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0"/>
                      <a:ext cx="2520315" cy="1991360"/>
                    </a:xfrm>
                    <a:prstGeom prst="rect">
                      <a:avLst/>
                    </a:prstGeom>
                  </pic:spPr>
                </pic:pic>
              </a:graphicData>
            </a:graphic>
          </wp:inline>
        </w:drawing>
      </w:r>
      <w:r>
        <w:rPr>
          <w:rFonts w:ascii="宋体" w:hAnsi="宋体" w:eastAsia="宋体" w:cs="宋体"/>
          <w:sz w:val="24"/>
        </w:rPr>
        <w:drawing>
          <wp:inline distT="0" distB="0" distL="114300" distR="114300">
            <wp:extent cx="2520315" cy="1991360"/>
            <wp:effectExtent l="0" t="0" r="13335" b="8890"/>
            <wp:docPr id="8" name="图片 8" descr="hit_at_k_zoom_gen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hit_at_k_zoom_genus"/>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2520315" cy="1991360"/>
                    </a:xfrm>
                    <a:prstGeom prst="rect">
                      <a:avLst/>
                    </a:prstGeom>
                  </pic:spPr>
                </pic:pic>
              </a:graphicData>
            </a:graphic>
          </wp:inline>
        </w:drawing>
      </w:r>
    </w:p>
    <w:p>
      <w:pPr>
        <w:numPr>
          <w:ilvl w:val="0"/>
          <w:numId w:val="3"/>
        </w:numPr>
        <w:ind w:left="1260" w:firstLine="420"/>
        <w:rPr>
          <w:rFonts w:hint="eastAsia" w:ascii="宋体" w:hAnsi="宋体" w:eastAsia="宋体" w:cs="宋体"/>
          <w:sz w:val="24"/>
        </w:rPr>
      </w:pPr>
      <w:r>
        <w:rPr>
          <w:rFonts w:hint="eastAsia"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（B）</w:t>
      </w:r>
      <w:r>
        <w:rPr>
          <w:rFonts w:hint="eastAsia" w:ascii="宋体" w:hAnsi="宋体" w:eastAsia="宋体" w:cs="宋体"/>
          <w:sz w:val="24"/>
        </w:rPr>
        <w:tab/>
      </w:r>
    </w:p>
    <w:p>
      <w:pPr>
        <w:rPr>
          <w:rFonts w:hint="eastAsia" w:ascii="宋体" w:hAnsi="宋体" w:eastAsia="宋体" w:cs="宋体"/>
          <w:sz w:val="24"/>
        </w:rPr>
      </w:pPr>
    </w:p>
    <w:p>
      <w:pPr>
        <w:rPr>
          <w:rFonts w:hint="eastAsia" w:ascii="宋体" w:hAnsi="宋体" w:eastAsia="宋体" w:cs="宋体"/>
          <w:szCs w:val="21"/>
        </w:rPr>
      </w:pPr>
      <w:r>
        <w:rPr>
          <w:rFonts w:hint="eastAsia" w:ascii="宋体" w:hAnsi="宋体" w:eastAsia="宋体" w:cs="宋体"/>
          <w:szCs w:val="21"/>
        </w:rPr>
        <w:t>图6：在统一基准上重训练模型后的Hit@k 曲线对比。(A)Species Level</w:t>
      </w:r>
      <w:r>
        <w:rPr>
          <w:rFonts w:ascii="宋体" w:hAnsi="宋体" w:eastAsia="宋体" w:cs="宋体"/>
          <w:szCs w:val="21"/>
        </w:rPr>
        <w:t>(B) Genus Level</w:t>
      </w:r>
    </w:p>
    <w:p>
      <w:pPr>
        <w:rPr>
          <w:rFonts w:hint="eastAsia" w:ascii="宋体" w:hAnsi="宋体" w:eastAsia="宋体" w:cs="宋体"/>
          <w:sz w:val="24"/>
        </w:rPr>
      </w:pPr>
    </w:p>
    <w:p>
      <w:pPr>
        <w:ind w:firstLine="480" w:firstLineChars="200"/>
        <w:rPr>
          <w:rFonts w:hint="eastAsia" w:ascii="宋体" w:hAnsi="宋体" w:eastAsia="宋体" w:cs="宋体"/>
          <w:sz w:val="24"/>
        </w:rPr>
      </w:pPr>
    </w:p>
    <w:p>
      <w:pPr>
        <w:ind w:firstLine="480" w:firstLineChars="200"/>
        <w:rPr>
          <w:rFonts w:hint="eastAsia" w:ascii="宋体" w:hAnsi="宋体" w:eastAsia="宋体" w:cs="宋体"/>
          <w:sz w:val="24"/>
        </w:rPr>
      </w:pPr>
    </w:p>
    <w:p>
      <w:pPr>
        <w:rPr>
          <w:rFonts w:hint="eastAsia" w:ascii="宋体" w:hAnsi="宋体" w:eastAsia="宋体" w:cs="宋体"/>
          <w:sz w:val="24"/>
        </w:rPr>
      </w:pPr>
    </w:p>
    <w:p>
      <w:pPr>
        <w:ind w:firstLine="480" w:firstLineChars="200"/>
        <w:rPr>
          <w:rFonts w:hint="eastAsia" w:ascii="宋体" w:hAnsi="宋体" w:eastAsia="宋体" w:cs="宋体"/>
          <w:sz w:val="24"/>
        </w:rPr>
      </w:pPr>
    </w:p>
    <w:p>
      <w:pPr>
        <w:ind w:firstLine="480" w:firstLineChars="200"/>
        <w:rPr>
          <w:rFonts w:hint="eastAsia" w:ascii="宋体" w:hAnsi="宋体" w:eastAsia="宋体" w:cs="宋体"/>
          <w:sz w:val="24"/>
        </w:rPr>
      </w:pPr>
    </w:p>
    <w:p>
      <w:pPr>
        <w:spacing w:line="360" w:lineRule="auto"/>
        <w:ind w:firstLine="210" w:firstLineChars="100"/>
        <w:jc w:val="center"/>
        <w:rPr>
          <w:rFonts w:ascii="Times New Roman" w:hAnsi="Times New Roman" w:eastAsia="黑体" w:cs="Times New Roman"/>
        </w:rPr>
      </w:pPr>
      <w:r>
        <w:rPr>
          <w:rFonts w:ascii="Times New Roman" w:hAnsi="Times New Roman" w:eastAsia="黑体" w:cs="Times New Roman"/>
        </w:rPr>
        <w:t>表</w:t>
      </w:r>
      <w:r>
        <w:rPr>
          <w:rFonts w:hint="eastAsia" w:ascii="Times New Roman" w:hAnsi="Times New Roman" w:eastAsia="黑体" w:cs="Times New Roman"/>
        </w:rPr>
        <w:t>3.</w:t>
      </w:r>
      <w:r>
        <w:rPr>
          <w:rFonts w:hint="eastAsia" w:ascii="Times New Roman" w:hAnsi="Times New Roman" w:eastAsia="黑体" w:cs="Times New Roman"/>
          <w:lang w:val="en-US" w:eastAsia="zh-CN"/>
        </w:rPr>
        <w:t>1</w:t>
      </w:r>
      <w:r>
        <w:rPr>
          <w:rFonts w:ascii="Times New Roman" w:hAnsi="Times New Roman" w:eastAsia="黑体" w:cs="Times New Roman"/>
        </w:rPr>
        <w:t xml:space="preserve"> Hit@k Recall Generalization (Hit@20)</w:t>
      </w:r>
    </w:p>
    <w:tbl>
      <w:tblPr>
        <w:tblStyle w:val="10"/>
        <w:tblW w:w="851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91"/>
        <w:gridCol w:w="1099"/>
        <w:gridCol w:w="1706"/>
        <w:gridCol w:w="1829"/>
        <w:gridCol w:w="1403"/>
        <w:gridCol w:w="158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91" w:type="dxa"/>
            <w:tcBorders>
              <w:top w:val="single" w:color="auto" w:sz="12" w:space="0"/>
              <w:bottom w:val="single" w:color="auto" w:sz="4" w:space="0"/>
            </w:tcBorders>
            <w:vAlign w:val="center"/>
          </w:tcPr>
          <w:p>
            <w:pPr>
              <w:widowControl/>
              <w:snapToGrid w:val="0"/>
              <w:jc w:val="center"/>
              <w:rPr>
                <w:rFonts w:ascii="Times New Roman" w:hAnsi="Times New Roman" w:cs="Times New Roman"/>
              </w:rPr>
            </w:pPr>
            <w:r>
              <w:rPr>
                <w:rFonts w:hint="eastAsia" w:ascii="Times New Roman" w:hAnsi="Times New Roman" w:cs="Times New Roman"/>
              </w:rPr>
              <w:t>Level</w:t>
            </w:r>
          </w:p>
        </w:tc>
        <w:tc>
          <w:tcPr>
            <w:tcW w:w="1099" w:type="dxa"/>
            <w:tcBorders>
              <w:top w:val="single" w:color="auto" w:sz="12" w:space="0"/>
              <w:bottom w:val="single" w:color="auto" w:sz="4" w:space="0"/>
            </w:tcBorders>
            <w:vAlign w:val="center"/>
          </w:tcPr>
          <w:p>
            <w:pPr>
              <w:widowControl/>
              <w:snapToGrid w:val="0"/>
              <w:jc w:val="center"/>
              <w:rPr>
                <w:rFonts w:ascii="Times New Roman" w:hAnsi="Times New Roman" w:cs="Times New Roman"/>
              </w:rPr>
            </w:pPr>
            <w:r>
              <w:rPr>
                <w:rFonts w:hint="eastAsia" w:ascii="Times New Roman" w:hAnsi="Times New Roman" w:cs="Times New Roman"/>
              </w:rPr>
              <w:t>Method</w:t>
            </w:r>
          </w:p>
        </w:tc>
        <w:tc>
          <w:tcPr>
            <w:tcW w:w="1706" w:type="dxa"/>
            <w:tcBorders>
              <w:top w:val="single" w:color="auto" w:sz="12" w:space="0"/>
              <w:bottom w:val="single" w:color="auto" w:sz="4" w:space="0"/>
            </w:tcBorders>
            <w:vAlign w:val="center"/>
          </w:tcPr>
          <w:p>
            <w:pPr>
              <w:widowControl/>
              <w:snapToGrid w:val="0"/>
              <w:jc w:val="center"/>
              <w:rPr>
                <w:rFonts w:ascii="Times New Roman" w:hAnsi="Times New Roman" w:cs="Times New Roman"/>
              </w:rPr>
            </w:pPr>
            <w:r>
              <w:rPr>
                <w:rFonts w:hint="eastAsia" w:ascii="Times New Roman" w:hAnsi="Times New Roman" w:cs="Times New Roman"/>
              </w:rPr>
              <w:t>Original Hit@20</w:t>
            </w:r>
          </w:p>
        </w:tc>
        <w:tc>
          <w:tcPr>
            <w:tcW w:w="1829" w:type="dxa"/>
            <w:tcBorders>
              <w:top w:val="single" w:color="auto" w:sz="12" w:space="0"/>
              <w:bottom w:val="single" w:color="auto" w:sz="4" w:space="0"/>
            </w:tcBorders>
            <w:vAlign w:val="center"/>
          </w:tcPr>
          <w:p>
            <w:pPr>
              <w:widowControl/>
              <w:snapToGrid w:val="0"/>
              <w:jc w:val="center"/>
              <w:rPr>
                <w:rFonts w:ascii="Times New Roman" w:hAnsi="Times New Roman" w:cs="Times New Roman"/>
              </w:rPr>
            </w:pPr>
            <w:r>
              <w:rPr>
                <w:rFonts w:hint="eastAsia" w:ascii="Times New Roman" w:hAnsi="Times New Roman" w:cs="Times New Roman"/>
              </w:rPr>
              <w:t>Retrained Hit@20</w:t>
            </w:r>
          </w:p>
        </w:tc>
        <w:tc>
          <w:tcPr>
            <w:tcW w:w="1403" w:type="dxa"/>
            <w:tcBorders>
              <w:top w:val="single" w:color="auto" w:sz="12" w:space="0"/>
              <w:bottom w:val="single" w:color="auto" w:sz="4" w:space="0"/>
            </w:tcBorders>
            <w:vAlign w:val="center"/>
          </w:tcPr>
          <w:p>
            <w:pPr>
              <w:widowControl/>
              <w:snapToGrid w:val="0"/>
              <w:jc w:val="center"/>
              <w:rPr>
                <w:rFonts w:ascii="Times New Roman" w:hAnsi="Times New Roman" w:cs="Times New Roman"/>
              </w:rPr>
            </w:pPr>
            <w:r>
              <w:rPr>
                <w:rFonts w:hint="eastAsia" w:ascii="Times New Roman" w:hAnsi="Times New Roman" w:cs="Times New Roman"/>
              </w:rPr>
              <w:t>Ours Hit@20</w:t>
            </w:r>
          </w:p>
        </w:tc>
        <w:tc>
          <w:tcPr>
            <w:tcW w:w="1589" w:type="dxa"/>
            <w:tcBorders>
              <w:top w:val="single" w:color="auto" w:sz="12" w:space="0"/>
              <w:bottom w:val="single" w:color="auto" w:sz="4" w:space="0"/>
            </w:tcBorders>
            <w:vAlign w:val="center"/>
          </w:tcPr>
          <w:p>
            <w:pPr>
              <w:widowControl/>
              <w:snapToGrid w:val="0"/>
              <w:jc w:val="center"/>
              <w:rPr>
                <w:rFonts w:ascii="Times New Roman" w:hAnsi="Times New Roman" w:cs="Times New Roman"/>
              </w:rPr>
            </w:pPr>
            <w:r>
              <w:rPr>
                <w:rFonts w:hint="eastAsia" w:ascii="Times New Roman" w:hAnsi="Times New Roman" w:cs="Times New Roman"/>
              </w:rPr>
              <w:t>Advantage (Δ)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91" w:type="dxa"/>
            <w:vMerge w:val="restart"/>
            <w:tcBorders>
              <w:top w:val="single" w:color="auto" w:sz="4" w:space="0"/>
            </w:tcBorders>
            <w:vAlign w:val="center"/>
          </w:tcPr>
          <w:p>
            <w:pPr>
              <w:widowControl/>
              <w:snapToGrid w:val="0"/>
              <w:jc w:val="center"/>
              <w:rPr>
                <w:rFonts w:ascii="Times New Roman" w:hAnsi="Times New Roman" w:cs="Times New Roman"/>
              </w:rPr>
            </w:pPr>
            <w:r>
              <w:rPr>
                <w:rFonts w:hint="eastAsia" w:ascii="Times New Roman" w:hAnsi="Times New Roman" w:cs="Times New Roman"/>
              </w:rPr>
              <w:t>Species</w:t>
            </w:r>
          </w:p>
        </w:tc>
        <w:tc>
          <w:tcPr>
            <w:tcW w:w="1099" w:type="dxa"/>
            <w:tcBorders>
              <w:top w:val="single" w:color="auto" w:sz="4" w:space="0"/>
            </w:tcBorders>
            <w:vAlign w:val="center"/>
          </w:tcPr>
          <w:p>
            <w:pPr>
              <w:widowControl/>
              <w:snapToGrid w:val="0"/>
              <w:jc w:val="center"/>
              <w:rPr>
                <w:rFonts w:ascii="Times New Roman" w:hAnsi="Times New Roman" w:cs="Times New Roman"/>
              </w:rPr>
            </w:pPr>
            <w:r>
              <w:rPr>
                <w:rFonts w:hint="eastAsia" w:ascii="Times New Roman" w:hAnsi="Times New Roman" w:cs="Times New Roman"/>
              </w:rPr>
              <w:t>CHERRY</w:t>
            </w:r>
          </w:p>
        </w:tc>
        <w:tc>
          <w:tcPr>
            <w:tcW w:w="1706" w:type="dxa"/>
            <w:tcBorders>
              <w:top w:val="single" w:color="auto" w:sz="4" w:space="0"/>
            </w:tcBorders>
            <w:vAlign w:val="center"/>
          </w:tcPr>
          <w:p>
            <w:pPr>
              <w:widowControl/>
              <w:snapToGrid w:val="0"/>
              <w:jc w:val="center"/>
              <w:rPr>
                <w:rFonts w:ascii="Times New Roman" w:hAnsi="Times New Roman" w:cs="Times New Roman"/>
              </w:rPr>
            </w:pPr>
            <w:r>
              <w:rPr>
                <w:rFonts w:hint="eastAsia" w:ascii="Times New Roman" w:hAnsi="Times New Roman" w:cs="Times New Roman"/>
              </w:rPr>
              <w:t>0.491</w:t>
            </w:r>
          </w:p>
        </w:tc>
        <w:tc>
          <w:tcPr>
            <w:tcW w:w="1829" w:type="dxa"/>
            <w:tcBorders>
              <w:top w:val="single" w:color="auto" w:sz="4" w:space="0"/>
            </w:tcBorders>
            <w:vAlign w:val="center"/>
          </w:tcPr>
          <w:p>
            <w:pPr>
              <w:widowControl/>
              <w:snapToGrid w:val="0"/>
              <w:jc w:val="center"/>
              <w:rPr>
                <w:rFonts w:ascii="Times New Roman" w:hAnsi="Times New Roman" w:cs="Times New Roman"/>
              </w:rPr>
            </w:pPr>
            <w:r>
              <w:rPr>
                <w:rFonts w:ascii="宋体" w:hAnsi="宋体" w:eastAsia="宋体" w:cs="宋体"/>
                <w:kern w:val="0"/>
                <w:sz w:val="24"/>
                <w:lang w:bidi="ar"/>
              </w:rPr>
              <w:t>0.892</w:t>
            </w:r>
          </w:p>
        </w:tc>
        <w:tc>
          <w:tcPr>
            <w:tcW w:w="1403" w:type="dxa"/>
            <w:tcBorders>
              <w:top w:val="single" w:color="auto" w:sz="4" w:space="0"/>
            </w:tcBorders>
            <w:vAlign w:val="center"/>
          </w:tcPr>
          <w:p>
            <w:pPr>
              <w:widowControl/>
              <w:snapToGrid w:val="0"/>
              <w:jc w:val="center"/>
              <w:rPr>
                <w:rFonts w:hint="eastAsia" w:ascii="宋体" w:hAnsi="宋体" w:eastAsia="宋体" w:cs="宋体"/>
                <w:kern w:val="0"/>
                <w:sz w:val="24"/>
                <w:lang w:bidi="ar"/>
              </w:rPr>
            </w:pPr>
            <w:r>
              <w:rPr>
                <w:rFonts w:ascii="宋体" w:hAnsi="宋体" w:eastAsia="宋体" w:cs="宋体"/>
                <w:kern w:val="0"/>
                <w:sz w:val="24"/>
                <w:lang w:bidi="ar"/>
              </w:rPr>
              <w:t>0.926</w:t>
            </w:r>
          </w:p>
        </w:tc>
        <w:tc>
          <w:tcPr>
            <w:tcW w:w="1589" w:type="dxa"/>
            <w:tcBorders>
              <w:top w:val="single" w:color="auto" w:sz="4" w:space="0"/>
            </w:tcBorders>
            <w:vAlign w:val="center"/>
          </w:tcPr>
          <w:p>
            <w:pPr>
              <w:widowControl/>
              <w:snapToGrid w:val="0"/>
              <w:jc w:val="center"/>
              <w:rPr>
                <w:rFonts w:ascii="Times New Roman" w:hAnsi="Times New Roman" w:cs="Times New Roman"/>
              </w:rPr>
            </w:pPr>
            <w:r>
              <w:rPr>
                <w:rStyle w:val="12"/>
                <w:rFonts w:ascii="宋体" w:hAnsi="宋体" w:eastAsia="宋体" w:cs="宋体"/>
                <w:kern w:val="0"/>
                <w:sz w:val="24"/>
                <w:lang w:bidi="ar"/>
              </w:rPr>
              <w:t>+0.034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891" w:type="dxa"/>
            <w:vMerge w:val="continue"/>
            <w:tcBorders>
              <w:bottom w:val="nil"/>
            </w:tcBorders>
            <w:vAlign w:val="center"/>
          </w:tcPr>
          <w:p>
            <w:pPr>
              <w:snapToGrid w:val="0"/>
              <w:rPr>
                <w:rFonts w:ascii="Times New Roman" w:hAnsi="Times New Roman" w:cs="Times New Roman"/>
              </w:rPr>
            </w:pPr>
          </w:p>
        </w:tc>
        <w:tc>
          <w:tcPr>
            <w:tcW w:w="1099" w:type="dxa"/>
            <w:tcBorders>
              <w:bottom w:val="nil"/>
            </w:tcBorders>
            <w:vAlign w:val="center"/>
          </w:tcPr>
          <w:p>
            <w:pPr>
              <w:widowControl/>
              <w:snapToGrid w:val="0"/>
              <w:jc w:val="center"/>
              <w:rPr>
                <w:rFonts w:ascii="Times New Roman" w:hAnsi="Times New Roman" w:cs="Times New Roman"/>
              </w:rPr>
            </w:pPr>
            <w:r>
              <w:rPr>
                <w:rFonts w:hint="eastAsia" w:ascii="Times New Roman" w:hAnsi="Times New Roman" w:cs="Times New Roman"/>
              </w:rPr>
              <w:t>DeepHost</w:t>
            </w:r>
          </w:p>
        </w:tc>
        <w:tc>
          <w:tcPr>
            <w:tcW w:w="1706" w:type="dxa"/>
            <w:tcBorders>
              <w:bottom w:val="nil"/>
            </w:tcBorders>
            <w:vAlign w:val="center"/>
          </w:tcPr>
          <w:p>
            <w:pPr>
              <w:widowControl/>
              <w:snapToGrid w:val="0"/>
              <w:jc w:val="center"/>
              <w:rPr>
                <w:rFonts w:ascii="Times New Roman" w:hAnsi="Times New Roman" w:cs="Times New Roman"/>
              </w:rPr>
            </w:pPr>
            <w:r>
              <w:rPr>
                <w:rFonts w:hint="eastAsia" w:ascii="Times New Roman" w:hAnsi="Times New Roman" w:cs="Times New Roman"/>
              </w:rPr>
              <w:t>0.767</w:t>
            </w:r>
          </w:p>
        </w:tc>
        <w:tc>
          <w:tcPr>
            <w:tcW w:w="1829" w:type="dxa"/>
            <w:tcBorders>
              <w:bottom w:val="nil"/>
            </w:tcBorders>
            <w:vAlign w:val="center"/>
          </w:tcPr>
          <w:p>
            <w:pPr>
              <w:widowControl/>
              <w:snapToGrid w:val="0"/>
              <w:jc w:val="center"/>
              <w:rPr>
                <w:rFonts w:ascii="Times New Roman" w:hAnsi="Times New Roman" w:cs="Times New Roman"/>
                <w:u w:val="single"/>
              </w:rPr>
            </w:pPr>
            <w:r>
              <w:rPr>
                <w:rFonts w:ascii="宋体" w:hAnsi="宋体" w:eastAsia="宋体" w:cs="宋体"/>
                <w:kern w:val="0"/>
                <w:sz w:val="24"/>
                <w:lang w:bidi="ar"/>
              </w:rPr>
              <w:t>0.877</w:t>
            </w:r>
          </w:p>
        </w:tc>
        <w:tc>
          <w:tcPr>
            <w:tcW w:w="1403" w:type="dxa"/>
            <w:tcBorders>
              <w:bottom w:val="nil"/>
            </w:tcBorders>
            <w:vAlign w:val="center"/>
          </w:tcPr>
          <w:p>
            <w:pPr>
              <w:widowControl/>
              <w:snapToGrid w:val="0"/>
              <w:jc w:val="center"/>
              <w:rPr>
                <w:rFonts w:hint="eastAsia" w:ascii="宋体" w:hAnsi="宋体" w:eastAsia="宋体" w:cs="宋体"/>
                <w:kern w:val="0"/>
                <w:sz w:val="24"/>
                <w:lang w:bidi="ar"/>
              </w:rPr>
            </w:pPr>
            <w:r>
              <w:rPr>
                <w:rFonts w:ascii="宋体" w:hAnsi="宋体" w:eastAsia="宋体" w:cs="宋体"/>
                <w:kern w:val="0"/>
                <w:sz w:val="24"/>
                <w:lang w:bidi="ar"/>
              </w:rPr>
              <w:t>0.926</w:t>
            </w:r>
          </w:p>
        </w:tc>
        <w:tc>
          <w:tcPr>
            <w:tcW w:w="1589" w:type="dxa"/>
            <w:tcBorders>
              <w:bottom w:val="nil"/>
            </w:tcBorders>
            <w:vAlign w:val="center"/>
          </w:tcPr>
          <w:p>
            <w:pPr>
              <w:widowControl/>
              <w:snapToGrid w:val="0"/>
              <w:jc w:val="center"/>
              <w:rPr>
                <w:rFonts w:ascii="Times New Roman" w:hAnsi="Times New Roman" w:cs="Times New Roman"/>
                <w:u w:val="single"/>
              </w:rPr>
            </w:pPr>
            <w:r>
              <w:rPr>
                <w:rStyle w:val="12"/>
                <w:rFonts w:ascii="宋体" w:hAnsi="宋体" w:eastAsia="宋体" w:cs="宋体"/>
                <w:kern w:val="0"/>
                <w:sz w:val="24"/>
                <w:lang w:bidi="ar"/>
              </w:rPr>
              <w:t>+0.049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91" w:type="dxa"/>
            <w:vMerge w:val="restart"/>
            <w:tcBorders>
              <w:top w:val="nil"/>
            </w:tcBorders>
            <w:vAlign w:val="center"/>
          </w:tcPr>
          <w:p>
            <w:pPr>
              <w:widowControl/>
              <w:snapToGrid w:val="0"/>
              <w:jc w:val="center"/>
              <w:rPr>
                <w:rFonts w:ascii="Times New Roman" w:hAnsi="Times New Roman" w:cs="Times New Roman"/>
              </w:rPr>
            </w:pPr>
            <w:r>
              <w:rPr>
                <w:rFonts w:hint="eastAsia" w:ascii="Times New Roman" w:hAnsi="Times New Roman" w:cs="Times New Roman"/>
              </w:rPr>
              <w:t>Genus</w:t>
            </w:r>
          </w:p>
        </w:tc>
        <w:tc>
          <w:tcPr>
            <w:tcW w:w="1099" w:type="dxa"/>
            <w:tcBorders>
              <w:top w:val="nil"/>
            </w:tcBorders>
            <w:vAlign w:val="center"/>
          </w:tcPr>
          <w:p>
            <w:pPr>
              <w:widowControl/>
              <w:snapToGrid w:val="0"/>
              <w:jc w:val="center"/>
              <w:rPr>
                <w:rFonts w:ascii="Times New Roman" w:hAnsi="Times New Roman" w:cs="Times New Roman"/>
              </w:rPr>
            </w:pPr>
            <w:r>
              <w:rPr>
                <w:rFonts w:hint="eastAsia" w:ascii="Times New Roman" w:hAnsi="Times New Roman" w:cs="Times New Roman"/>
              </w:rPr>
              <w:t>CHERRY</w:t>
            </w:r>
          </w:p>
        </w:tc>
        <w:tc>
          <w:tcPr>
            <w:tcW w:w="1706" w:type="dxa"/>
            <w:tcBorders>
              <w:top w:val="nil"/>
            </w:tcBorders>
            <w:vAlign w:val="center"/>
          </w:tcPr>
          <w:p>
            <w:pPr>
              <w:widowControl/>
              <w:snapToGrid w:val="0"/>
              <w:jc w:val="center"/>
              <w:rPr>
                <w:rFonts w:ascii="Times New Roman" w:hAnsi="Times New Roman" w:cs="Times New Roman"/>
              </w:rPr>
            </w:pPr>
            <w:r>
              <w:rPr>
                <w:rFonts w:hint="eastAsia" w:ascii="Times New Roman" w:hAnsi="Times New Roman" w:cs="Times New Roman"/>
              </w:rPr>
              <w:t>0.574</w:t>
            </w:r>
          </w:p>
        </w:tc>
        <w:tc>
          <w:tcPr>
            <w:tcW w:w="1829" w:type="dxa"/>
            <w:tcBorders>
              <w:top w:val="nil"/>
            </w:tcBorders>
            <w:vAlign w:val="center"/>
          </w:tcPr>
          <w:p>
            <w:pPr>
              <w:widowControl/>
              <w:snapToGrid w:val="0"/>
              <w:jc w:val="center"/>
              <w:rPr>
                <w:rFonts w:ascii="Times New Roman" w:hAnsi="Times New Roman" w:cs="Times New Roman"/>
              </w:rPr>
            </w:pPr>
            <w:r>
              <w:rPr>
                <w:rFonts w:ascii="宋体" w:hAnsi="宋体" w:eastAsia="宋体" w:cs="宋体"/>
                <w:kern w:val="0"/>
                <w:sz w:val="24"/>
                <w:lang w:bidi="ar"/>
              </w:rPr>
              <w:t>0.942</w:t>
            </w:r>
          </w:p>
        </w:tc>
        <w:tc>
          <w:tcPr>
            <w:tcW w:w="1403" w:type="dxa"/>
            <w:tcBorders>
              <w:top w:val="nil"/>
            </w:tcBorders>
            <w:vAlign w:val="center"/>
          </w:tcPr>
          <w:p>
            <w:pPr>
              <w:widowControl/>
              <w:snapToGrid w:val="0"/>
              <w:jc w:val="center"/>
              <w:rPr>
                <w:rFonts w:hint="eastAsia" w:ascii="宋体" w:hAnsi="宋体" w:eastAsia="宋体" w:cs="宋体"/>
                <w:kern w:val="0"/>
                <w:sz w:val="24"/>
                <w:lang w:bidi="ar"/>
              </w:rPr>
            </w:pPr>
            <w:r>
              <w:rPr>
                <w:rFonts w:ascii="宋体" w:hAnsi="宋体" w:eastAsia="宋体" w:cs="宋体"/>
                <w:kern w:val="0"/>
                <w:sz w:val="24"/>
                <w:lang w:bidi="ar"/>
              </w:rPr>
              <w:t>0.969</w:t>
            </w:r>
          </w:p>
        </w:tc>
        <w:tc>
          <w:tcPr>
            <w:tcW w:w="1589" w:type="dxa"/>
            <w:tcBorders>
              <w:top w:val="nil"/>
            </w:tcBorders>
            <w:vAlign w:val="center"/>
          </w:tcPr>
          <w:p>
            <w:pPr>
              <w:widowControl/>
              <w:snapToGrid w:val="0"/>
              <w:jc w:val="center"/>
              <w:rPr>
                <w:rFonts w:ascii="Times New Roman" w:hAnsi="Times New Roman" w:cs="Times New Roman"/>
              </w:rPr>
            </w:pPr>
            <w:r>
              <w:rPr>
                <w:rStyle w:val="12"/>
                <w:rFonts w:ascii="宋体" w:hAnsi="宋体" w:eastAsia="宋体" w:cs="宋体"/>
                <w:kern w:val="0"/>
                <w:sz w:val="24"/>
                <w:lang w:bidi="ar"/>
              </w:rPr>
              <w:t>+0.027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91" w:type="dxa"/>
            <w:vMerge w:val="continue"/>
            <w:tcBorders>
              <w:bottom w:val="single" w:color="auto" w:sz="12" w:space="0"/>
            </w:tcBorders>
            <w:vAlign w:val="center"/>
          </w:tcPr>
          <w:p>
            <w:pPr>
              <w:snapToGrid w:val="0"/>
              <w:rPr>
                <w:rFonts w:ascii="Times New Roman" w:hAnsi="Times New Roman" w:cs="Times New Roman"/>
              </w:rPr>
            </w:pPr>
          </w:p>
        </w:tc>
        <w:tc>
          <w:tcPr>
            <w:tcW w:w="1099" w:type="dxa"/>
            <w:tcBorders>
              <w:bottom w:val="single" w:color="auto" w:sz="12" w:space="0"/>
            </w:tcBorders>
            <w:vAlign w:val="center"/>
          </w:tcPr>
          <w:p>
            <w:pPr>
              <w:widowControl/>
              <w:snapToGrid w:val="0"/>
              <w:jc w:val="center"/>
              <w:rPr>
                <w:rFonts w:ascii="Times New Roman" w:hAnsi="Times New Roman" w:cs="Times New Roman"/>
              </w:rPr>
            </w:pPr>
            <w:r>
              <w:rPr>
                <w:rFonts w:hint="eastAsia" w:ascii="Times New Roman" w:hAnsi="Times New Roman" w:cs="Times New Roman"/>
              </w:rPr>
              <w:t>DeepHost</w:t>
            </w:r>
          </w:p>
        </w:tc>
        <w:tc>
          <w:tcPr>
            <w:tcW w:w="1706" w:type="dxa"/>
            <w:tcBorders>
              <w:bottom w:val="single" w:color="auto" w:sz="12" w:space="0"/>
            </w:tcBorders>
            <w:vAlign w:val="center"/>
          </w:tcPr>
          <w:p>
            <w:pPr>
              <w:widowControl/>
              <w:snapToGrid w:val="0"/>
              <w:jc w:val="center"/>
              <w:rPr>
                <w:rFonts w:ascii="Times New Roman" w:hAnsi="Times New Roman" w:cs="Times New Roman"/>
              </w:rPr>
            </w:pPr>
            <w:r>
              <w:rPr>
                <w:rFonts w:hint="eastAsia" w:ascii="Times New Roman" w:hAnsi="Times New Roman" w:cs="Times New Roman"/>
              </w:rPr>
              <w:t>0.881</w:t>
            </w:r>
          </w:p>
        </w:tc>
        <w:tc>
          <w:tcPr>
            <w:tcW w:w="1829" w:type="dxa"/>
            <w:tcBorders>
              <w:bottom w:val="single" w:color="auto" w:sz="12" w:space="0"/>
            </w:tcBorders>
            <w:vAlign w:val="center"/>
          </w:tcPr>
          <w:p>
            <w:pPr>
              <w:widowControl/>
              <w:snapToGrid w:val="0"/>
              <w:jc w:val="center"/>
              <w:rPr>
                <w:rFonts w:ascii="Times New Roman" w:hAnsi="Times New Roman" w:cs="Times New Roman"/>
              </w:rPr>
            </w:pPr>
            <w:r>
              <w:rPr>
                <w:rFonts w:ascii="宋体" w:hAnsi="宋体" w:eastAsia="宋体" w:cs="宋体"/>
                <w:kern w:val="0"/>
                <w:sz w:val="24"/>
                <w:lang w:bidi="ar"/>
              </w:rPr>
              <w:t>0.909</w:t>
            </w:r>
          </w:p>
        </w:tc>
        <w:tc>
          <w:tcPr>
            <w:tcW w:w="1403" w:type="dxa"/>
            <w:tcBorders>
              <w:bottom w:val="single" w:color="auto" w:sz="12" w:space="0"/>
            </w:tcBorders>
            <w:vAlign w:val="center"/>
          </w:tcPr>
          <w:p>
            <w:pPr>
              <w:widowControl/>
              <w:snapToGrid w:val="0"/>
              <w:jc w:val="center"/>
              <w:rPr>
                <w:rFonts w:hint="eastAsia" w:ascii="宋体" w:hAnsi="宋体" w:eastAsia="宋体" w:cs="宋体"/>
                <w:kern w:val="0"/>
                <w:sz w:val="24"/>
                <w:lang w:bidi="ar"/>
              </w:rPr>
            </w:pPr>
            <w:r>
              <w:rPr>
                <w:rFonts w:ascii="宋体" w:hAnsi="宋体" w:eastAsia="宋体" w:cs="宋体"/>
                <w:kern w:val="0"/>
                <w:sz w:val="24"/>
                <w:lang w:bidi="ar"/>
              </w:rPr>
              <w:t>0.969</w:t>
            </w:r>
          </w:p>
        </w:tc>
        <w:tc>
          <w:tcPr>
            <w:tcW w:w="1589" w:type="dxa"/>
            <w:tcBorders>
              <w:bottom w:val="single" w:color="auto" w:sz="12" w:space="0"/>
            </w:tcBorders>
            <w:vAlign w:val="center"/>
          </w:tcPr>
          <w:p>
            <w:pPr>
              <w:widowControl/>
              <w:snapToGrid w:val="0"/>
              <w:jc w:val="center"/>
              <w:rPr>
                <w:rFonts w:ascii="Times New Roman" w:hAnsi="Times New Roman" w:cs="Times New Roman"/>
              </w:rPr>
            </w:pPr>
            <w:r>
              <w:rPr>
                <w:rStyle w:val="12"/>
                <w:rFonts w:ascii="宋体" w:hAnsi="宋体" w:eastAsia="宋体" w:cs="宋体"/>
                <w:kern w:val="0"/>
                <w:sz w:val="24"/>
                <w:lang w:bidi="ar"/>
              </w:rPr>
              <w:t>+0.060</w:t>
            </w:r>
          </w:p>
        </w:tc>
      </w:tr>
    </w:tbl>
    <w:p>
      <w:pPr>
        <w:rPr>
          <w:rFonts w:hint="eastAsia" w:ascii="宋体" w:hAnsi="宋体" w:eastAsia="宋体" w:cs="宋体"/>
          <w:sz w:val="24"/>
        </w:rPr>
      </w:pPr>
    </w:p>
    <w:p>
      <w:pPr>
        <w:rPr>
          <w:rFonts w:hint="eastAsia" w:ascii="宋体" w:hAnsi="宋体" w:eastAsia="宋体" w:cs="宋体"/>
          <w:sz w:val="24"/>
        </w:rPr>
      </w:pPr>
    </w:p>
    <w:p>
      <w:pPr>
        <w:rPr>
          <w:rFonts w:hint="eastAsia" w:ascii="宋体" w:hAnsi="宋体" w:eastAsia="宋体" w:cs="宋体"/>
          <w:sz w:val="24"/>
        </w:rPr>
      </w:pPr>
    </w:p>
    <w:p>
      <w:pPr>
        <w:rPr>
          <w:rFonts w:hint="eastAsia" w:ascii="宋体" w:hAnsi="宋体" w:eastAsia="宋体" w:cs="宋体"/>
          <w:sz w:val="24"/>
        </w:rPr>
      </w:pPr>
      <w:r>
        <w:rPr>
          <w:rFonts w:hint="eastAsia" w:ascii="宋体" w:hAnsi="宋体" w:eastAsia="宋体" w:cs="宋体"/>
          <w:sz w:val="24"/>
        </w:rPr>
        <w:t>跨数据集下的鲁棒性测试</w:t>
      </w:r>
    </w:p>
    <w:p>
      <w:pPr>
        <w:rPr>
          <w:rFonts w:hint="eastAsia" w:ascii="宋体" w:hAnsi="宋体" w:eastAsia="宋体" w:cs="宋体"/>
          <w:sz w:val="24"/>
        </w:rPr>
      </w:pPr>
    </w:p>
    <w:p>
      <w:pPr>
        <w:ind w:firstLine="480" w:firstLineChars="200"/>
        <w:rPr>
          <w:rFonts w:hint="eastAsia" w:ascii="宋体" w:hAnsi="宋体" w:eastAsia="宋体" w:cs="宋体"/>
          <w:sz w:val="24"/>
        </w:rPr>
      </w:pPr>
      <w:r>
        <w:rPr>
          <w:rFonts w:hint="eastAsia" w:ascii="宋体" w:hAnsi="宋体" w:eastAsia="宋体" w:cs="宋体"/>
          <w:sz w:val="24"/>
        </w:rPr>
        <w:t>为了进一步论证我们提出的 Ours 模型并非仅针对自有数据集进行优化，而是具备卓越的领域泛化能力，我们进行了一项关键的跨数据集验证实验。我们采用CHERRY 所使用的数据集进行评估。为了</w:t>
      </w:r>
      <w:r>
        <w:rPr>
          <w:rFonts w:ascii="宋体" w:hAnsi="宋体" w:eastAsia="宋体" w:cs="宋体"/>
          <w:sz w:val="24"/>
        </w:rPr>
        <w:t>确保我们的模型在与 CHERRY 相同的领域知识背景下进行训练，从而排除因训练数据差异而导致的性能偏差。</w:t>
      </w:r>
      <w:r>
        <w:rPr>
          <w:rFonts w:hint="eastAsia" w:ascii="宋体" w:hAnsi="宋体" w:eastAsia="宋体" w:cs="宋体"/>
          <w:sz w:val="24"/>
        </w:rPr>
        <w:t>我们严格遵循CHERRY原文描述的数据处理流程，构建了其原始训练集和测试集的精确复现版本。使用这一复现的 CHERRY 训练集重新训练了 Ours 模型，并在其对应的测试集上进行了性能评估。由于CHERRY的原始研究仅给出Species 级别的 Top-1 准确率的精确数值，我们在此仅对Species Level的Hit@1进行比较。</w:t>
      </w:r>
    </w:p>
    <w:p>
      <w:pPr>
        <w:ind w:firstLine="480" w:firstLineChars="200"/>
        <w:rPr>
          <w:rFonts w:hint="eastAsia" w:ascii="宋体" w:hAnsi="宋体" w:eastAsia="宋体" w:cs="宋体"/>
          <w:sz w:val="24"/>
        </w:rPr>
      </w:pPr>
      <w:commentRangeStart w:id="22"/>
      <w:commentRangeStart w:id="23"/>
      <w:commentRangeStart w:id="24"/>
      <w:r>
        <w:rPr>
          <w:rFonts w:ascii="宋体" w:hAnsi="宋体" w:eastAsia="宋体" w:cs="宋体"/>
          <w:sz w:val="24"/>
        </w:rPr>
        <w:t>结果表明，我们提出的 Ours 模型，其在CHERRY测试集上的Hit@1仍达到了</w:t>
      </w:r>
      <w:r>
        <w:rPr>
          <w:rFonts w:hint="eastAsia" w:ascii="宋体" w:hAnsi="宋体" w:eastAsia="宋体" w:cs="宋体"/>
          <w:sz w:val="24"/>
        </w:rPr>
        <w:t>0.831</w:t>
      </w:r>
      <w:r>
        <w:rPr>
          <w:rFonts w:ascii="宋体" w:hAnsi="宋体" w:eastAsia="宋体" w:cs="宋体"/>
          <w:sz w:val="24"/>
        </w:rPr>
        <w:t>，相较于CHERRY 的</w:t>
      </w:r>
      <w:r>
        <w:rPr>
          <w:rFonts w:hint="eastAsia" w:ascii="宋体" w:hAnsi="宋体" w:eastAsia="宋体" w:cs="宋体"/>
          <w:sz w:val="24"/>
        </w:rPr>
        <w:t>0.</w:t>
      </w:r>
      <w:r>
        <w:rPr>
          <w:rFonts w:ascii="宋体" w:hAnsi="宋体" w:eastAsia="宋体" w:cs="宋体"/>
          <w:sz w:val="24"/>
        </w:rPr>
        <w:t>78提高了</w:t>
      </w:r>
      <w:r>
        <w:rPr>
          <w:rFonts w:hint="eastAsia" w:ascii="宋体" w:hAnsi="宋体" w:eastAsia="宋体" w:cs="宋体"/>
          <w:sz w:val="24"/>
        </w:rPr>
        <w:t>5.1</w:t>
      </w:r>
      <w:r>
        <w:rPr>
          <w:rFonts w:ascii="宋体" w:hAnsi="宋体" w:eastAsia="宋体" w:cs="宋体"/>
          <w:sz w:val="24"/>
        </w:rPr>
        <w:t>个百分点</w:t>
      </w:r>
      <w:r>
        <w:rPr>
          <w:rFonts w:hint="eastAsia" w:ascii="宋体" w:hAnsi="宋体" w:eastAsia="宋体" w:cs="宋体"/>
          <w:sz w:val="24"/>
        </w:rPr>
        <w:t>。</w:t>
      </w:r>
      <w:r>
        <w:rPr>
          <w:rFonts w:ascii="宋体" w:hAnsi="宋体" w:eastAsia="宋体" w:cs="宋体"/>
          <w:sz w:val="24"/>
        </w:rPr>
        <w:t>这一结果排除了数据预处理或训练集特异性带来的优势。在完全相同的输入数据和测试条件下，Ours 模型的性能超越了 CHERRY，这归因于</w:t>
      </w:r>
      <w:r>
        <w:rPr>
          <w:rFonts w:hint="eastAsia" w:ascii="宋体" w:hAnsi="宋体" w:eastAsia="宋体" w:cs="宋体"/>
          <w:sz w:val="24"/>
        </w:rPr>
        <w:t>Ours</w:t>
      </w:r>
      <w:r>
        <w:rPr>
          <w:rFonts w:ascii="宋体" w:hAnsi="宋体" w:eastAsia="宋体" w:cs="宋体"/>
          <w:sz w:val="24"/>
        </w:rPr>
        <w:t>模型在特征表征学习和复杂宿主预测排序方面具有更强的能力。</w:t>
      </w:r>
      <w:commentRangeEnd w:id="22"/>
      <w:r>
        <w:rPr>
          <w:rStyle w:val="16"/>
          <w:rFonts w:hint="eastAsia" w:ascii="宋体" w:hAnsi="宋体" w:eastAsia="宋体" w:cs="宋体"/>
          <w:sz w:val="24"/>
          <w:szCs w:val="24"/>
        </w:rPr>
        <w:commentReference w:id="22"/>
      </w:r>
      <w:commentRangeEnd w:id="23"/>
      <w:r>
        <w:commentReference w:id="23"/>
      </w:r>
      <w:commentRangeEnd w:id="24"/>
      <w:r>
        <w:commentReference w:id="24"/>
      </w:r>
    </w:p>
    <w:p>
      <w:pPr>
        <w:rPr>
          <w:rFonts w:hint="eastAsia" w:ascii="宋体" w:hAnsi="宋体" w:eastAsia="宋体" w:cs="宋体"/>
          <w:sz w:val="24"/>
        </w:rPr>
      </w:pPr>
    </w:p>
    <w:p>
      <w:pPr>
        <w:rPr>
          <w:rFonts w:hint="eastAsia" w:ascii="宋体" w:hAnsi="宋体" w:eastAsia="宋体" w:cs="宋体"/>
          <w:sz w:val="24"/>
        </w:rPr>
      </w:pPr>
      <w:r>
        <w:rPr>
          <w:rFonts w:hint="eastAsia" w:ascii="宋体" w:hAnsi="宋体" w:eastAsia="宋体" w:cs="宋体"/>
          <w:sz w:val="24"/>
        </w:rPr>
        <w:t>消融研究</w:t>
      </w:r>
    </w:p>
    <w:p>
      <w:pPr>
        <w:rPr>
          <w:rFonts w:hint="eastAsia" w:ascii="宋体" w:hAnsi="宋体" w:eastAsia="宋体" w:cs="宋体"/>
          <w:sz w:val="24"/>
        </w:rPr>
      </w:pPr>
    </w:p>
    <w:p>
      <w:pPr>
        <w:ind w:firstLine="480" w:firstLineChars="200"/>
        <w:rPr>
          <w:rFonts w:hint="eastAsia" w:ascii="宋体" w:hAnsi="宋体" w:eastAsia="宋体" w:cs="宋体"/>
          <w:sz w:val="24"/>
        </w:rPr>
      </w:pPr>
      <w:r>
        <w:rPr>
          <w:rFonts w:ascii="宋体" w:hAnsi="宋体" w:eastAsia="宋体" w:cs="宋体"/>
          <w:sz w:val="24"/>
        </w:rPr>
        <w:t>为严格评估</w:t>
      </w:r>
      <w:r>
        <w:rPr>
          <w:rFonts w:hint="eastAsia" w:ascii="宋体" w:hAnsi="宋体" w:eastAsia="宋体" w:cs="宋体"/>
          <w:sz w:val="24"/>
        </w:rPr>
        <w:t>我们</w:t>
      </w:r>
      <w:r>
        <w:rPr>
          <w:rFonts w:ascii="宋体" w:hAnsi="宋体" w:eastAsia="宋体" w:cs="宋体"/>
          <w:sz w:val="24"/>
        </w:rPr>
        <w:t>所提出框架中各个组件的有效性和必要性，我们进行了一项系统性的消融实验。实验旨在量化</w:t>
      </w:r>
      <w:r>
        <w:rPr>
          <w:rFonts w:hint="eastAsia" w:ascii="宋体" w:hAnsi="宋体" w:eastAsia="宋体" w:cs="宋体"/>
          <w:sz w:val="24"/>
        </w:rPr>
        <w:t>：异构图结构、可学习的关系加权机制、对比损失函数优化、以及解码器调整所带来的性能增益。</w:t>
      </w:r>
    </w:p>
    <w:p>
      <w:pPr>
        <w:ind w:firstLine="480" w:firstLineChars="200"/>
        <w:rPr>
          <w:rFonts w:hint="eastAsia" w:ascii="宋体" w:hAnsi="宋体" w:eastAsia="宋体" w:cs="宋体"/>
          <w:sz w:val="24"/>
        </w:rPr>
      </w:pPr>
      <w:r>
        <w:rPr>
          <w:rFonts w:ascii="宋体" w:hAnsi="宋体" w:eastAsia="宋体" w:cs="宋体"/>
          <w:sz w:val="24"/>
        </w:rPr>
        <w:t>我们的评估基准是 Hits@1指标，这对于在排名预测中识别单个正确的宿主至关重要。我们将完整的</w:t>
      </w:r>
      <w:r>
        <w:rPr>
          <w:rFonts w:hint="eastAsia" w:ascii="宋体" w:hAnsi="宋体" w:eastAsia="宋体" w:cs="宋体"/>
          <w:sz w:val="24"/>
        </w:rPr>
        <w:t>模型定义为基线模型，然后系统地移除或替换一个关键模块。针对上述四个关键模块，消融实验的具体设置如下：</w:t>
      </w:r>
      <w:r>
        <w:rPr>
          <w:rFonts w:ascii="宋体" w:hAnsi="宋体" w:eastAsia="宋体" w:cs="宋体"/>
          <w:sz w:val="24"/>
        </w:rPr>
        <w:t>Ablation A</w:t>
      </w:r>
      <w:r>
        <w:rPr>
          <w:rFonts w:hint="eastAsia" w:ascii="宋体" w:hAnsi="宋体" w:eastAsia="宋体" w:cs="宋体"/>
          <w:sz w:val="24"/>
        </w:rPr>
        <w:t>：移除protein节点以及相关边，评估序列功能特性的贡献；</w:t>
      </w:r>
      <w:r>
        <w:rPr>
          <w:rFonts w:ascii="宋体" w:hAnsi="宋体" w:eastAsia="宋体" w:cs="宋体"/>
          <w:sz w:val="24"/>
        </w:rPr>
        <w:t xml:space="preserve">Ablation </w:t>
      </w:r>
      <w:r>
        <w:rPr>
          <w:rFonts w:hint="eastAsia" w:ascii="宋体" w:hAnsi="宋体" w:eastAsia="宋体" w:cs="宋体"/>
          <w:sz w:val="24"/>
        </w:rPr>
        <w:t>B：移除taxonomy节点以及相关边，评估生物学层级先验知识的贡献；</w:t>
      </w:r>
      <w:r>
        <w:rPr>
          <w:rFonts w:ascii="宋体" w:hAnsi="宋体" w:eastAsia="宋体" w:cs="宋体"/>
          <w:sz w:val="24"/>
        </w:rPr>
        <w:t xml:space="preserve">Ablation </w:t>
      </w:r>
      <w:r>
        <w:rPr>
          <w:rFonts w:hint="eastAsia" w:ascii="宋体" w:hAnsi="宋体" w:eastAsia="宋体" w:cs="宋体"/>
          <w:sz w:val="24"/>
        </w:rPr>
        <w:t>C：同时移除protein节点和taxonomy节点，异构图退化为同构图，评估异构的贡献；</w:t>
      </w:r>
      <w:r>
        <w:rPr>
          <w:rFonts w:ascii="宋体" w:hAnsi="宋体" w:eastAsia="宋体" w:cs="宋体"/>
          <w:sz w:val="24"/>
        </w:rPr>
        <w:t xml:space="preserve">Ablation </w:t>
      </w:r>
      <w:r>
        <w:rPr>
          <w:rFonts w:hint="eastAsia" w:ascii="宋体" w:hAnsi="宋体" w:eastAsia="宋体" w:cs="宋体"/>
          <w:sz w:val="24"/>
        </w:rPr>
        <w:t>D：固定关系加权参数</w:t>
      </w:r>
      <m:oMath>
        <m:sSub>
          <m:sSubPr>
            <m:ctrlPr>
              <w:rPr>
                <w:rFonts w:ascii="Cambria Math" w:hAnsi="Cambria Math" w:eastAsia="宋体" w:cs="宋体"/>
                <w:sz w:val="24"/>
              </w:rPr>
            </m:ctrlPr>
          </m:sSubPr>
          <m:e>
            <m:r>
              <m:rPr>
                <m:sty m:val="p"/>
              </m:rPr>
              <w:rPr>
                <w:rFonts w:ascii="Cambria Math" w:hAnsi="Cambria Math" w:eastAsia="宋体" w:cs="宋体"/>
                <w:sz w:val="24"/>
              </w:rPr>
              <m:t>α</m:t>
            </m:r>
            <m:ctrlPr>
              <w:rPr>
                <w:rFonts w:ascii="Cambria Math" w:hAnsi="Cambria Math" w:eastAsia="宋体" w:cs="宋体"/>
                <w:sz w:val="24"/>
              </w:rPr>
            </m:ctrlPr>
          </m:e>
          <m:sub>
            <m:r>
              <m:rPr>
                <m:sty m:val="p"/>
              </m:rPr>
              <w:rPr>
                <w:rFonts w:ascii="Cambria Math" w:hAnsi="Cambria Math" w:eastAsia="宋体" w:cs="宋体"/>
                <w:sz w:val="24"/>
              </w:rPr>
              <m:t>r</m:t>
            </m:r>
            <m:ctrlPr>
              <w:rPr>
                <w:rFonts w:ascii="Cambria Math" w:hAnsi="Cambria Math" w:eastAsia="宋体" w:cs="宋体"/>
                <w:sz w:val="24"/>
              </w:rPr>
            </m:ctrlPr>
          </m:sub>
        </m:sSub>
      </m:oMath>
      <w:r>
        <w:rPr>
          <w:rFonts w:hint="eastAsia" w:hAnsi="Cambria Math" w:eastAsia="宋体" w:cs="宋体"/>
          <w:sz w:val="24"/>
        </w:rPr>
        <w:t>为常数，评估可学习关系权重的贡献；</w:t>
      </w:r>
      <w:r>
        <w:rPr>
          <w:rFonts w:ascii="宋体" w:hAnsi="宋体" w:eastAsia="宋体" w:cs="宋体"/>
          <w:sz w:val="24"/>
        </w:rPr>
        <w:t xml:space="preserve">Ablation </w:t>
      </w:r>
      <w:r>
        <w:rPr>
          <w:rFonts w:hint="eastAsia" w:ascii="宋体" w:hAnsi="宋体" w:eastAsia="宋体" w:cs="宋体"/>
          <w:sz w:val="24"/>
        </w:rPr>
        <w:t>E：将</w:t>
      </w:r>
      <w:r>
        <w:rPr>
          <w:rFonts w:hint="eastAsia" w:hAnsi="Cambria Math" w:eastAsia="宋体" w:cs="宋体"/>
          <w:sz w:val="24"/>
        </w:rPr>
        <w:t>批内对比交叉熵损失（in-batch softmax cross-entropy）</w:t>
      </w:r>
      <w:r>
        <w:rPr>
          <w:rFonts w:hint="eastAsia" w:ascii="宋体" w:hAnsi="宋体" w:eastAsia="宋体" w:cs="宋体"/>
          <w:sz w:val="24"/>
        </w:rPr>
        <w:t>替换为传统的配对损失</w:t>
      </w:r>
      <w:r>
        <w:rPr>
          <w:rFonts w:hint="eastAsia" w:hAnsi="Cambria Math" w:eastAsia="宋体" w:cs="宋体"/>
          <w:sz w:val="24"/>
        </w:rPr>
        <w:t>（Bayesian Personalized Ranking），评估损失函数的贡献。</w:t>
      </w:r>
      <w:r>
        <w:rPr>
          <w:rFonts w:ascii="宋体" w:hAnsi="宋体" w:eastAsia="宋体" w:cs="宋体"/>
          <w:sz w:val="24"/>
        </w:rPr>
        <w:t xml:space="preserve">Ablation </w:t>
      </w:r>
      <w:r>
        <w:rPr>
          <w:rFonts w:hint="eastAsia" w:ascii="宋体" w:hAnsi="宋体" w:eastAsia="宋体" w:cs="宋体"/>
          <w:sz w:val="24"/>
        </w:rPr>
        <w:t>F：</w:t>
      </w:r>
      <w:r>
        <w:rPr>
          <w:rFonts w:ascii="宋体" w:hAnsi="宋体" w:eastAsia="宋体" w:cs="宋体"/>
          <w:sz w:val="24"/>
        </w:rPr>
        <w:t>使用 MLP 代替 Cosine 解码器</w:t>
      </w:r>
      <w:r>
        <w:rPr>
          <w:rFonts w:hint="eastAsia" w:ascii="宋体" w:hAnsi="宋体" w:eastAsia="宋体" w:cs="宋体"/>
          <w:sz w:val="24"/>
        </w:rPr>
        <w:t>，评估解码器的选择对模型的贡献。</w:t>
      </w:r>
    </w:p>
    <w:p>
      <w:pPr>
        <w:ind w:firstLine="480" w:firstLineChars="200"/>
        <w:rPr>
          <w:rFonts w:hint="eastAsia" w:ascii="宋体" w:hAnsi="宋体" w:eastAsia="宋体" w:cs="宋体"/>
          <w:sz w:val="24"/>
        </w:rPr>
      </w:pPr>
      <w:r>
        <w:rPr>
          <w:rFonts w:hint="eastAsia" w:ascii="宋体" w:hAnsi="宋体" w:eastAsia="宋体" w:cs="宋体"/>
          <w:sz w:val="24"/>
        </w:rPr>
        <w:t>消融实验结果如图（7）/表3.3所示。结果表明，</w:t>
      </w:r>
      <w:r>
        <w:rPr>
          <w:rFonts w:ascii="宋体" w:hAnsi="宋体" w:eastAsia="宋体" w:cs="宋体"/>
          <w:sz w:val="24"/>
        </w:rPr>
        <w:t>蛋白质信息使得模型能够基于噬菌体和宿主编码的基因产物进行信息聚合，为图结构补充了重要的功能关联性</w:t>
      </w:r>
      <w:r>
        <w:rPr>
          <w:rFonts w:hint="eastAsia" w:ascii="宋体" w:hAnsi="宋体" w:eastAsia="宋体" w:cs="宋体"/>
          <w:sz w:val="24"/>
        </w:rPr>
        <w:t>。</w:t>
      </w:r>
      <w:r>
        <w:rPr>
          <w:rFonts w:ascii="宋体" w:hAnsi="宋体" w:eastAsia="宋体" w:cs="宋体"/>
          <w:sz w:val="24"/>
        </w:rPr>
        <w:t>分类学层次结构提供的系统发育先验知识</w:t>
      </w:r>
      <w:r>
        <w:rPr>
          <w:rFonts w:hint="eastAsia" w:ascii="宋体" w:hAnsi="宋体" w:eastAsia="宋体" w:cs="宋体"/>
          <w:sz w:val="24"/>
        </w:rPr>
        <w:t>。</w:t>
      </w:r>
      <w:r>
        <w:rPr>
          <w:rFonts w:ascii="宋体" w:hAnsi="宋体" w:eastAsia="宋体" w:cs="宋体"/>
          <w:sz w:val="24"/>
        </w:rPr>
        <w:t>同时移除Protein</w:t>
      </w:r>
      <w:r>
        <w:rPr>
          <w:rFonts w:hint="eastAsia" w:ascii="宋体" w:hAnsi="宋体" w:eastAsia="宋体" w:cs="宋体"/>
          <w:sz w:val="24"/>
        </w:rPr>
        <w:t>节点</w:t>
      </w:r>
      <w:r>
        <w:rPr>
          <w:rFonts w:ascii="宋体" w:hAnsi="宋体" w:eastAsia="宋体" w:cs="宋体"/>
          <w:sz w:val="24"/>
        </w:rPr>
        <w:t>和 Taxonomy</w:t>
      </w:r>
      <w:r>
        <w:rPr>
          <w:rFonts w:hint="eastAsia" w:ascii="宋体" w:hAnsi="宋体" w:eastAsia="宋体" w:cs="宋体"/>
          <w:sz w:val="24"/>
        </w:rPr>
        <w:t>节点</w:t>
      </w:r>
      <w:r>
        <w:rPr>
          <w:rFonts w:ascii="宋体" w:hAnsi="宋体" w:eastAsia="宋体" w:cs="宋体"/>
          <w:sz w:val="24"/>
        </w:rPr>
        <w:t>导致了8.8个百分点的显著下降，证实了异构架构是</w:t>
      </w:r>
      <w:r>
        <w:rPr>
          <w:rFonts w:hint="eastAsia" w:ascii="宋体" w:hAnsi="宋体" w:eastAsia="宋体" w:cs="宋体"/>
          <w:sz w:val="24"/>
        </w:rPr>
        <w:t>模型</w:t>
      </w:r>
      <w:r>
        <w:rPr>
          <w:rFonts w:ascii="宋体" w:hAnsi="宋体" w:eastAsia="宋体" w:cs="宋体"/>
          <w:sz w:val="24"/>
        </w:rPr>
        <w:t>成功的基石。</w:t>
      </w:r>
      <w:r>
        <w:rPr>
          <w:rFonts w:hint="eastAsia" w:ascii="宋体" w:hAnsi="宋体" w:eastAsia="宋体" w:cs="宋体"/>
          <w:sz w:val="24"/>
        </w:rPr>
        <w:t>消融实验同样证实了可学习的关系加权机制并非多余，固定权重后会带来3.9个百分点的下降。通过动态调整消息传递过程中的信噪比，使模型性能进一步提升。损失函数和负采样策略被证明是最关键的组成部分。将批内 Softmax 交叉熵损失替换为传统的BPR 配对损失（Ablation E）导致了最显著的性能下降，降幅高达 6.6 个百分点。它证实了强制模型在批次中众多复杂的负样本中区分出正确的正宿主，远比配对优化更有效，从而有助于训练出精确宿主排名高区分度的嵌入空间。当然，这也得益于cosine解码器的正确选择，</w:t>
      </w:r>
      <w:r>
        <w:rPr>
          <w:rFonts w:ascii="宋体" w:hAnsi="宋体" w:eastAsia="宋体" w:cs="宋体"/>
          <w:sz w:val="24"/>
        </w:rPr>
        <w:t>余弦相似度更适合对比目标</w:t>
      </w:r>
      <w:r>
        <w:rPr>
          <w:rFonts w:hint="eastAsia" w:ascii="宋体" w:hAnsi="宋体" w:eastAsia="宋体" w:cs="宋体"/>
          <w:sz w:val="24"/>
        </w:rPr>
        <w:t>，</w:t>
      </w:r>
      <w:r>
        <w:rPr>
          <w:rFonts w:ascii="宋体" w:hAnsi="宋体" w:eastAsia="宋体" w:cs="宋体"/>
          <w:sz w:val="24"/>
        </w:rPr>
        <w:t>最大限度地分离学习到的的正负样本对。</w:t>
      </w:r>
    </w:p>
    <w:p>
      <w:pPr>
        <w:ind w:firstLine="480" w:firstLineChars="200"/>
        <w:rPr>
          <w:rFonts w:hint="eastAsia" w:ascii="宋体" w:hAnsi="宋体" w:eastAsia="宋体" w:cs="宋体"/>
          <w:sz w:val="24"/>
        </w:rPr>
      </w:pPr>
      <w:r>
        <w:rPr>
          <w:rFonts w:hint="eastAsia" w:ascii="宋体" w:hAnsi="宋体" w:eastAsia="宋体" w:cs="宋体"/>
          <w:sz w:val="24"/>
        </w:rPr>
        <w:t>综上所述，Ours 模型的性能归功于其核心机制的协同整合：异构图结构、关系门控的消息聚合机制、高区分度的对比损失优化目标，以及精确匹配的解码器选择。</w:t>
      </w:r>
    </w:p>
    <w:p>
      <w:pPr>
        <w:rPr>
          <w:rFonts w:hint="eastAsia" w:ascii="宋体" w:hAnsi="宋体" w:eastAsia="宋体" w:cs="宋体"/>
          <w:sz w:val="24"/>
        </w:rPr>
      </w:pPr>
      <w:r>
        <w:rPr>
          <w:rFonts w:hint="eastAsia" w:ascii="宋体" w:hAnsi="宋体" w:eastAsia="宋体" w:cs="宋体"/>
          <w:sz w:val="24"/>
          <w:lang w:eastAsia="zh-CN"/>
        </w:rPr>
        <w:drawing>
          <wp:inline distT="0" distB="0" distL="114300" distR="114300">
            <wp:extent cx="5271135" cy="2910840"/>
            <wp:effectExtent l="0" t="0" r="1905" b="0"/>
            <wp:docPr id="1" name="图片 1" descr="waterfull_ablation_waterfall_red_jour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waterfull_ablation_waterfall_red_journal"/>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0" y="0"/>
                      <a:ext cx="5271135" cy="2910840"/>
                    </a:xfrm>
                    <a:prstGeom prst="rect">
                      <a:avLst/>
                    </a:prstGeom>
                  </pic:spPr>
                </pic:pic>
              </a:graphicData>
            </a:graphic>
          </wp:inline>
        </w:drawing>
      </w:r>
    </w:p>
    <w:p>
      <w:pPr>
        <w:ind w:firstLine="480" w:firstLineChars="200"/>
        <w:rPr>
          <w:rFonts w:hint="eastAsia" w:ascii="宋体" w:hAnsi="宋体" w:eastAsia="宋体" w:cs="宋体"/>
          <w:sz w:val="24"/>
          <w:lang w:eastAsia="zh-CN"/>
        </w:rPr>
      </w:pPr>
      <w:commentRangeStart w:id="25"/>
      <w:commentRangeStart w:id="26"/>
      <w:r>
        <w:rPr>
          <w:rStyle w:val="16"/>
          <w:rFonts w:hint="eastAsia" w:ascii="宋体" w:hAnsi="宋体" w:eastAsia="宋体" w:cs="宋体"/>
          <w:sz w:val="24"/>
          <w:szCs w:val="24"/>
        </w:rPr>
        <w:commentReference w:id="25"/>
      </w:r>
      <w:commentRangeEnd w:id="25"/>
      <w:commentRangeEnd w:id="26"/>
      <w:r>
        <w:commentReference w:id="26"/>
      </w:r>
    </w:p>
    <w:p>
      <w:pPr>
        <w:ind w:firstLine="480" w:firstLineChars="200"/>
        <w:rPr>
          <w:rFonts w:hint="eastAsia" w:ascii="宋体" w:hAnsi="宋体" w:eastAsia="宋体" w:cs="宋体"/>
          <w:sz w:val="24"/>
          <w:lang w:eastAsia="zh-CN"/>
        </w:rPr>
      </w:pPr>
    </w:p>
    <w:p>
      <w:pPr>
        <w:ind w:firstLine="420" w:firstLineChars="200"/>
        <w:rPr>
          <w:rFonts w:hint="eastAsia" w:ascii="宋体" w:hAnsi="宋体" w:eastAsia="宋体" w:cs="宋体"/>
          <w:szCs w:val="21"/>
        </w:rPr>
      </w:pPr>
      <w:r>
        <w:rPr>
          <w:rFonts w:hint="eastAsia" w:ascii="宋体" w:hAnsi="宋体" w:eastAsia="宋体" w:cs="宋体"/>
          <w:szCs w:val="21"/>
        </w:rPr>
        <w:t>图7：消融实验Hit@1 准确率对比瀑布图。</w:t>
      </w:r>
    </w:p>
    <w:p>
      <w:pPr>
        <w:rPr>
          <w:sz w:val="30"/>
          <w:szCs w:val="30"/>
        </w:rPr>
      </w:pPr>
    </w:p>
    <w:p>
      <w:pPr>
        <w:rPr>
          <w:sz w:val="30"/>
          <w:szCs w:val="30"/>
        </w:rPr>
      </w:pPr>
      <w:r>
        <w:rPr>
          <w:rFonts w:hint="eastAsia"/>
          <w:sz w:val="30"/>
          <w:szCs w:val="30"/>
        </w:rPr>
        <w:t>总结</w:t>
      </w:r>
    </w:p>
    <w:p>
      <w:pPr>
        <w:ind w:firstLine="480" w:firstLineChars="200"/>
        <w:rPr>
          <w:rFonts w:hint="eastAsia" w:ascii="宋体" w:hAnsi="宋体" w:eastAsia="宋体" w:cs="宋体"/>
          <w:sz w:val="24"/>
        </w:rPr>
      </w:pPr>
      <w:r>
        <w:rPr>
          <w:rFonts w:hint="eastAsia" w:ascii="宋体" w:hAnsi="宋体" w:eastAsia="宋体" w:cs="宋体"/>
          <w:sz w:val="24"/>
        </w:rPr>
        <w:t>本研究提出了 RAGAP，是一种基于关系感知异构图的深度学习框架，旨在解决噬菌体宿主预测中普遍存在的泛化难题。与严重依赖序列同源性的传统对齐工具（如 BLAST）或基于 k-mer 统计的早期机器学习模型不同，RAGAP 通过整合基因组序列、蛋白质功能语义及分类学层级信息，实现了对“病毒暗物质”的有效解析。特别是在我们构建的严格基准数据集（RefSeq-VHDB，序列相似度 &lt; 95%）上，RAGAP 展现了卓越的鲁棒性。这表明，该框架成功跨越了“同源性陷阱”，能够从深层特征空间中捕获决定感染特异性的本质规律。RAGAP 的优越性能归因于三个关键架构设计：第一，传统的 k-mer 方法往往忽略了序列背后的功能语境。RAGAP 引入 ESM2 蛋白质语言模型，将噬菌体基因组转化为富含进化信息的嵌入向量</w:t>
      </w:r>
      <w:r>
        <w:rPr>
          <w:rFonts w:ascii="宋体" w:hAnsi="宋体" w:eastAsia="宋体" w:cs="宋体"/>
          <w:sz w:val="24"/>
        </w:rPr>
        <w:t>，从而在缺乏显著序列相似性的情况下仍能准确推断宿主</w:t>
      </w:r>
      <w:r>
        <w:rPr>
          <w:rFonts w:hint="eastAsia" w:ascii="宋体" w:hAnsi="宋体" w:eastAsia="宋体" w:cs="宋体"/>
          <w:sz w:val="24"/>
        </w:rPr>
        <w:t>。第二，微生物分类学具有天然的树状层级结构。传统的欧氏空间嵌入会扭曲这种结构，而 RAGAP 利用双曲空间（Poincaré embedding）进行分类学建模</w:t>
      </w:r>
      <w:r>
        <w:rPr>
          <w:rFonts w:ascii="宋体" w:hAnsi="宋体" w:eastAsia="宋体" w:cs="宋体"/>
          <w:sz w:val="24"/>
        </w:rPr>
        <w:t>。这种非欧几何结构能够以更低的维度无损地保留宿主与其分类层级之间的父子关系，从而辅助模型做出符合系统发育逻辑的推断。</w:t>
      </w:r>
      <w:r>
        <w:rPr>
          <w:rFonts w:hint="eastAsia" w:ascii="宋体" w:hAnsi="宋体" w:eastAsia="宋体" w:cs="宋体"/>
          <w:sz w:val="24"/>
        </w:rPr>
        <w:t xml:space="preserve">第三，我们设计了基于 </w:t>
      </w:r>
      <w:r>
        <w:rPr>
          <w:rFonts w:ascii="宋体" w:hAnsi="宋体" w:eastAsia="宋体" w:cs="宋体"/>
          <w:sz w:val="24"/>
        </w:rPr>
        <w:t xml:space="preserve">GATv2 的关系感知注意力机制。该机制通过可学习的门控策略，动态调节不同类型边在信息聚合中的权重，从而在端到端的训练中自动区分“结构噪声”与“关键感染信号”。 </w:t>
      </w:r>
    </w:p>
    <w:p>
      <w:pPr>
        <w:ind w:firstLine="480" w:firstLineChars="200"/>
        <w:rPr>
          <w:rFonts w:hint="eastAsia" w:ascii="宋体" w:hAnsi="宋体" w:eastAsia="宋体" w:cs="宋体"/>
          <w:sz w:val="24"/>
        </w:rPr>
      </w:pPr>
    </w:p>
    <w:p>
      <w:pPr>
        <w:spacing w:after="120" w:line="360" w:lineRule="auto"/>
        <w:jc w:val="left"/>
        <w:rPr>
          <w:sz w:val="30"/>
          <w:szCs w:val="30"/>
        </w:rPr>
      </w:pPr>
      <w:r>
        <w:rPr>
          <w:rFonts w:hint="eastAsia"/>
          <w:sz w:val="30"/>
          <w:szCs w:val="30"/>
        </w:rPr>
        <w:t>局限性</w:t>
      </w:r>
    </w:p>
    <w:p>
      <w:pPr>
        <w:ind w:firstLine="480" w:firstLineChars="200"/>
        <w:rPr>
          <w:rFonts w:hint="eastAsia" w:ascii="宋体" w:hAnsi="宋体" w:eastAsia="宋体" w:cs="宋体"/>
          <w:sz w:val="24"/>
        </w:rPr>
      </w:pPr>
      <w:r>
        <w:rPr>
          <w:rFonts w:hint="eastAsia" w:ascii="宋体" w:hAnsi="宋体" w:eastAsia="宋体" w:cs="宋体"/>
          <w:sz w:val="24"/>
        </w:rPr>
        <w:t>虽然 RAGAP 在属（Genus）和种（Species）水平表现出色，但噬菌体感染往往取决于菌株特异性的受体突变</w:t>
      </w:r>
      <w:r>
        <w:rPr>
          <w:rFonts w:ascii="宋体" w:hAnsi="宋体" w:eastAsia="宋体" w:cs="宋体"/>
          <w:sz w:val="24"/>
        </w:rPr>
        <w:t>。目前的通用模型尚未完全解决菌株水平的精细预测挑战。未来的工作可以考虑</w:t>
      </w:r>
      <w:r>
        <w:rPr>
          <w:rFonts w:hint="eastAsia" w:ascii="宋体" w:hAnsi="宋体" w:eastAsia="宋体" w:cs="宋体"/>
          <w:sz w:val="24"/>
        </w:rPr>
        <w:t>针对某一菌株，</w:t>
      </w:r>
      <w:r>
        <w:rPr>
          <w:rFonts w:ascii="宋体" w:hAnsi="宋体" w:eastAsia="宋体" w:cs="宋体"/>
          <w:sz w:val="24"/>
        </w:rPr>
        <w:t>引入更细粒度的特征来提升对菌株特异性的识别能力。随着宏基因组数据量的指数级增长，异构图的构建和 GATv2 的推理计算成本</w:t>
      </w:r>
      <w:r>
        <w:rPr>
          <w:rFonts w:hint="eastAsia" w:ascii="宋体" w:hAnsi="宋体" w:eastAsia="宋体" w:cs="宋体"/>
          <w:sz w:val="24"/>
        </w:rPr>
        <w:t>随之攀升</w:t>
      </w:r>
      <w:r>
        <w:rPr>
          <w:rFonts w:ascii="宋体" w:hAnsi="宋体" w:eastAsia="宋体" w:cs="宋体"/>
          <w:sz w:val="24"/>
        </w:rPr>
        <w:t>。未来需要探索图剪枝技术或轻量化模型，以适应大规模宏基因组数据的实时分析需求。计算预测仅是第一步。</w:t>
      </w:r>
      <w:r>
        <w:rPr>
          <w:rFonts w:hint="eastAsia" w:ascii="宋体" w:hAnsi="宋体" w:eastAsia="宋体" w:cs="宋体"/>
          <w:sz w:val="24"/>
        </w:rPr>
        <w:t>如果能</w:t>
      </w:r>
      <w:r>
        <w:rPr>
          <w:rFonts w:ascii="宋体" w:hAnsi="宋体" w:eastAsia="宋体" w:cs="宋体"/>
          <w:sz w:val="24"/>
        </w:rPr>
        <w:t>建立一个标准化的“预测-验证-反馈”闭环，利用高通量实验数据</w:t>
      </w:r>
      <w:r>
        <w:rPr>
          <w:rFonts w:hint="eastAsia" w:ascii="宋体" w:hAnsi="宋体" w:eastAsia="宋体" w:cs="宋体"/>
          <w:sz w:val="24"/>
        </w:rPr>
        <w:t>或者真实的临床感染数据</w:t>
      </w:r>
      <w:r>
        <w:rPr>
          <w:rFonts w:ascii="宋体" w:hAnsi="宋体" w:eastAsia="宋体" w:cs="宋体"/>
          <w:sz w:val="24"/>
        </w:rPr>
        <w:t>不断微调模型，将是实现真正精准预测的必由之路。</w:t>
      </w:r>
    </w:p>
    <w:p>
      <w:pPr>
        <w:spacing w:after="120" w:line="360" w:lineRule="auto"/>
        <w:jc w:val="left"/>
        <w:rPr>
          <w:rFonts w:hint="eastAsia" w:ascii="宋体" w:hAnsi="宋体" w:eastAsia="宋体" w:cs="宋体"/>
          <w:sz w:val="24"/>
          <w:szCs w:val="21"/>
        </w:rPr>
      </w:pPr>
    </w:p>
    <w:p>
      <w:pPr>
        <w:spacing w:line="360" w:lineRule="auto"/>
        <w:ind w:firstLine="210" w:firstLineChars="100"/>
        <w:rPr>
          <w:rFonts w:ascii="Times New Roman" w:hAnsi="Times New Roman" w:eastAsia="黑体" w:cs="Times New Roman"/>
        </w:rPr>
      </w:pPr>
    </w:p>
    <w:p>
      <w:pPr>
        <w:spacing w:line="360" w:lineRule="auto"/>
        <w:ind w:firstLine="210" w:firstLineChars="100"/>
        <w:rPr>
          <w:rFonts w:ascii="Times New Roman" w:hAnsi="Times New Roman" w:eastAsia="黑体" w:cs="Times New Roman"/>
        </w:rPr>
      </w:pPr>
    </w:p>
    <w:p>
      <w:pPr>
        <w:spacing w:line="360" w:lineRule="auto"/>
        <w:ind w:firstLine="210" w:firstLineChars="100"/>
        <w:rPr>
          <w:rFonts w:ascii="Times New Roman" w:hAnsi="Times New Roman" w:eastAsia="黑体" w:cs="Times New Roman"/>
        </w:rPr>
      </w:pPr>
    </w:p>
    <w:p>
      <w:pPr>
        <w:spacing w:line="360" w:lineRule="auto"/>
        <w:ind w:firstLine="210" w:firstLineChars="100"/>
        <w:rPr>
          <w:rFonts w:ascii="Times New Roman" w:hAnsi="Times New Roman" w:eastAsia="黑体" w:cs="Times New Roman"/>
        </w:rPr>
        <w:sectPr>
          <w:pgSz w:w="11906" w:h="16838"/>
          <w:pgMar w:top="1440" w:right="1800" w:bottom="1440" w:left="1800" w:header="851" w:footer="992" w:gutter="0"/>
          <w:cols w:space="425" w:num="1"/>
          <w:docGrid w:type="lines" w:linePitch="312" w:charSpace="0"/>
        </w:sectPr>
      </w:pPr>
    </w:p>
    <w:p>
      <w:pPr>
        <w:spacing w:after="120" w:line="360" w:lineRule="auto"/>
        <w:jc w:val="left"/>
        <w:rPr>
          <w:sz w:val="30"/>
          <w:szCs w:val="30"/>
        </w:rPr>
      </w:pPr>
      <w:r>
        <w:rPr>
          <w:rFonts w:hint="eastAsia"/>
          <w:sz w:val="30"/>
          <w:szCs w:val="30"/>
        </w:rPr>
        <w:t>参考文献</w:t>
      </w:r>
    </w:p>
    <w:p>
      <w:pPr>
        <w:spacing w:beforeLines="0" w:afterLines="0"/>
        <w:jc w:val="left"/>
        <w:rPr>
          <w:rFonts w:hint="eastAsia" w:ascii="宋体" w:hAnsi="宋体" w:eastAsia="宋体" w:cs="宋体"/>
          <w:sz w:val="24"/>
          <w:szCs w:val="24"/>
        </w:rPr>
      </w:pPr>
      <w:r>
        <w:rPr>
          <w:rFonts w:ascii="宋体" w:hAnsi="宋体" w:eastAsia="黑体" w:cs="宋体"/>
        </w:rPr>
        <w:fldChar w:fldCharType="begin"/>
      </w:r>
      <w:r>
        <w:rPr>
          <w:rFonts w:ascii="宋体" w:hAnsi="宋体" w:eastAsia="黑体" w:cs="宋体"/>
        </w:rPr>
        <w:instrText xml:space="preserve"> ADDIN ZOTERO_BIBL {"uncited":[],"omitted":[],"custom":[]} CSL_BIBLIOGRAPHY </w:instrText>
      </w:r>
      <w:r>
        <w:rPr>
          <w:rFonts w:ascii="宋体" w:hAnsi="宋体" w:eastAsia="黑体" w:cs="宋体"/>
        </w:rPr>
        <w:fldChar w:fldCharType="separate"/>
      </w:r>
      <w:r>
        <w:rPr>
          <w:rFonts w:hint="eastAsia" w:ascii="宋体" w:hAnsi="宋体" w:eastAsia="宋体" w:cs="宋体"/>
          <w:sz w:val="24"/>
          <w:szCs w:val="24"/>
        </w:rPr>
        <w:t>[1]</w:t>
      </w:r>
      <w:r>
        <w:rPr>
          <w:rFonts w:hint="eastAsia" w:ascii="宋体" w:hAnsi="宋体" w:eastAsia="宋体" w:cs="宋体"/>
          <w:sz w:val="24"/>
          <w:szCs w:val="24"/>
        </w:rPr>
        <w:tab/>
      </w:r>
      <w:r>
        <w:rPr>
          <w:rFonts w:hint="eastAsia" w:ascii="宋体" w:hAnsi="宋体" w:eastAsia="宋体" w:cs="宋体"/>
          <w:sz w:val="24"/>
          <w:szCs w:val="24"/>
        </w:rPr>
        <w:t xml:space="preserve">W. Wang </w:t>
      </w:r>
      <w:r>
        <w:rPr>
          <w:rFonts w:hint="eastAsia" w:ascii="宋体" w:hAnsi="宋体" w:eastAsia="宋体" w:cs="宋体"/>
          <w:i/>
          <w:sz w:val="24"/>
          <w:szCs w:val="24"/>
        </w:rPr>
        <w:t>et al.</w:t>
      </w:r>
      <w:r>
        <w:rPr>
          <w:rFonts w:hint="eastAsia" w:ascii="宋体" w:hAnsi="宋体" w:eastAsia="宋体" w:cs="宋体"/>
          <w:sz w:val="24"/>
          <w:szCs w:val="24"/>
        </w:rPr>
        <w:t xml:space="preserve">, “A network-based integrated framework for predicting virus–prokaryote interactions,” </w:t>
      </w:r>
      <w:r>
        <w:rPr>
          <w:rFonts w:hint="eastAsia" w:ascii="宋体" w:hAnsi="宋体" w:eastAsia="宋体" w:cs="宋体"/>
          <w:i/>
          <w:sz w:val="24"/>
          <w:szCs w:val="24"/>
        </w:rPr>
        <w:t>NAR Genomics Bioinforma.</w:t>
      </w:r>
      <w:r>
        <w:rPr>
          <w:rFonts w:hint="eastAsia" w:ascii="宋体" w:hAnsi="宋体" w:eastAsia="宋体" w:cs="宋体"/>
          <w:sz w:val="24"/>
          <w:szCs w:val="24"/>
        </w:rPr>
        <w:t>, vol. 2, no. 2, Jun. 2020, doi: 10.1093/nargab/lqaa044.</w:t>
      </w:r>
    </w:p>
    <w:p>
      <w:pPr>
        <w:spacing w:beforeLines="0" w:afterLines="0"/>
        <w:jc w:val="left"/>
        <w:rPr>
          <w:rFonts w:hint="eastAsia" w:ascii="宋体" w:hAnsi="宋体" w:eastAsia="宋体" w:cs="宋体"/>
          <w:sz w:val="24"/>
          <w:szCs w:val="24"/>
        </w:rPr>
      </w:pPr>
      <w:r>
        <w:rPr>
          <w:rFonts w:hint="eastAsia" w:ascii="宋体" w:hAnsi="宋体" w:eastAsia="宋体" w:cs="宋体"/>
          <w:sz w:val="24"/>
          <w:szCs w:val="24"/>
        </w:rPr>
        <w:t>[2]</w:t>
      </w:r>
      <w:r>
        <w:rPr>
          <w:rFonts w:hint="eastAsia" w:ascii="宋体" w:hAnsi="宋体" w:eastAsia="宋体" w:cs="宋体"/>
          <w:sz w:val="24"/>
          <w:szCs w:val="24"/>
        </w:rPr>
        <w:tab/>
      </w:r>
      <w:r>
        <w:rPr>
          <w:rFonts w:hint="eastAsia" w:ascii="宋体" w:hAnsi="宋体" w:eastAsia="宋体" w:cs="宋体"/>
          <w:sz w:val="24"/>
          <w:szCs w:val="24"/>
        </w:rPr>
        <w:t xml:space="preserve">R. A. Edwards, K. McNair, K. Faust, J. Raes, and B. E. Dutilh, “Computational approaches to predict bacteriophage–host relationships,” </w:t>
      </w:r>
      <w:r>
        <w:rPr>
          <w:rFonts w:hint="eastAsia" w:ascii="宋体" w:hAnsi="宋体" w:eastAsia="宋体" w:cs="宋体"/>
          <w:i/>
          <w:sz w:val="24"/>
          <w:szCs w:val="24"/>
        </w:rPr>
        <w:t>FEMS Microbiol. Rev.</w:t>
      </w:r>
      <w:r>
        <w:rPr>
          <w:rFonts w:hint="eastAsia" w:ascii="宋体" w:hAnsi="宋体" w:eastAsia="宋体" w:cs="宋体"/>
          <w:sz w:val="24"/>
          <w:szCs w:val="24"/>
        </w:rPr>
        <w:t>, vol. 40, no. 2, pp. 258–272, Dec. 2015, doi: 10.1093/femsre/fuv048.</w:t>
      </w:r>
    </w:p>
    <w:p>
      <w:pPr>
        <w:spacing w:beforeLines="0" w:afterLines="0"/>
        <w:jc w:val="left"/>
        <w:rPr>
          <w:rFonts w:hint="eastAsia" w:ascii="宋体" w:hAnsi="宋体" w:eastAsia="宋体" w:cs="宋体"/>
          <w:sz w:val="24"/>
          <w:szCs w:val="24"/>
        </w:rPr>
      </w:pPr>
      <w:r>
        <w:rPr>
          <w:rFonts w:hint="eastAsia" w:ascii="宋体" w:hAnsi="宋体" w:eastAsia="宋体" w:cs="宋体"/>
          <w:sz w:val="24"/>
          <w:szCs w:val="24"/>
        </w:rPr>
        <w:t>[3]</w:t>
      </w:r>
      <w:r>
        <w:rPr>
          <w:rFonts w:hint="eastAsia" w:ascii="宋体" w:hAnsi="宋体" w:eastAsia="宋体" w:cs="宋体"/>
          <w:sz w:val="24"/>
          <w:szCs w:val="24"/>
        </w:rPr>
        <w:tab/>
      </w:r>
      <w:r>
        <w:rPr>
          <w:rFonts w:hint="eastAsia" w:ascii="宋体" w:hAnsi="宋体" w:eastAsia="宋体" w:cs="宋体"/>
          <w:sz w:val="24"/>
          <w:szCs w:val="24"/>
        </w:rPr>
        <w:t xml:space="preserve">K. M. Caflisch, G. A. Suh, and R. Patel, “Biological challenges of phage therapy and proposed solutions: a literature review,” </w:t>
      </w:r>
      <w:r>
        <w:rPr>
          <w:rFonts w:hint="eastAsia" w:ascii="宋体" w:hAnsi="宋体" w:eastAsia="宋体" w:cs="宋体"/>
          <w:i/>
          <w:sz w:val="24"/>
          <w:szCs w:val="24"/>
        </w:rPr>
        <w:t>Expert Rev. Anti Infect. Ther.</w:t>
      </w:r>
      <w:r>
        <w:rPr>
          <w:rFonts w:hint="eastAsia" w:ascii="宋体" w:hAnsi="宋体" w:eastAsia="宋体" w:cs="宋体"/>
          <w:sz w:val="24"/>
          <w:szCs w:val="24"/>
        </w:rPr>
        <w:t>, vol. 17, no. 12, pp. 1011–1041, Dec. 2019, doi: 10.1080/14787210.2019.1694905.</w:t>
      </w:r>
    </w:p>
    <w:p>
      <w:pPr>
        <w:spacing w:beforeLines="0" w:afterLines="0"/>
        <w:jc w:val="left"/>
        <w:rPr>
          <w:rFonts w:hint="eastAsia" w:ascii="宋体" w:hAnsi="宋体" w:eastAsia="宋体" w:cs="宋体"/>
          <w:sz w:val="24"/>
          <w:szCs w:val="24"/>
        </w:rPr>
      </w:pPr>
      <w:r>
        <w:rPr>
          <w:rFonts w:hint="eastAsia" w:ascii="宋体" w:hAnsi="宋体" w:eastAsia="宋体" w:cs="宋体"/>
          <w:sz w:val="24"/>
          <w:szCs w:val="24"/>
        </w:rPr>
        <w:t>[4]</w:t>
      </w:r>
      <w:r>
        <w:rPr>
          <w:rFonts w:hint="eastAsia" w:ascii="宋体" w:hAnsi="宋体" w:eastAsia="宋体" w:cs="宋体"/>
          <w:sz w:val="24"/>
          <w:szCs w:val="24"/>
        </w:rPr>
        <w:tab/>
      </w:r>
      <w:r>
        <w:rPr>
          <w:rFonts w:hint="eastAsia" w:ascii="宋体" w:hAnsi="宋体" w:eastAsia="宋体" w:cs="宋体"/>
          <w:sz w:val="24"/>
          <w:szCs w:val="24"/>
        </w:rPr>
        <w:t xml:space="preserve">C. Brives and J. Pourraz, “Phage therapy as a potential solution in the fight against AMR: obstacles and possible futures,” </w:t>
      </w:r>
      <w:r>
        <w:rPr>
          <w:rFonts w:hint="eastAsia" w:ascii="宋体" w:hAnsi="宋体" w:eastAsia="宋体" w:cs="宋体"/>
          <w:i/>
          <w:sz w:val="24"/>
          <w:szCs w:val="24"/>
        </w:rPr>
        <w:t>Palgrave Commun.</w:t>
      </w:r>
      <w:r>
        <w:rPr>
          <w:rFonts w:hint="eastAsia" w:ascii="宋体" w:hAnsi="宋体" w:eastAsia="宋体" w:cs="宋体"/>
          <w:sz w:val="24"/>
          <w:szCs w:val="24"/>
        </w:rPr>
        <w:t>, vol. 6, no. 1, May 2020, doi: 10.1057/s41599-020-0478-4.</w:t>
      </w:r>
    </w:p>
    <w:p>
      <w:pPr>
        <w:spacing w:beforeLines="0" w:afterLines="0"/>
        <w:jc w:val="left"/>
        <w:rPr>
          <w:rFonts w:hint="eastAsia" w:ascii="宋体" w:hAnsi="宋体" w:eastAsia="宋体" w:cs="宋体"/>
          <w:sz w:val="24"/>
          <w:szCs w:val="24"/>
        </w:rPr>
      </w:pPr>
      <w:r>
        <w:rPr>
          <w:rFonts w:hint="eastAsia" w:ascii="宋体" w:hAnsi="宋体" w:eastAsia="宋体" w:cs="宋体"/>
          <w:sz w:val="24"/>
          <w:szCs w:val="24"/>
        </w:rPr>
        <w:t>[5]</w:t>
      </w:r>
      <w:r>
        <w:rPr>
          <w:rFonts w:hint="eastAsia" w:ascii="宋体" w:hAnsi="宋体" w:eastAsia="宋体" w:cs="宋体"/>
          <w:sz w:val="24"/>
          <w:szCs w:val="24"/>
        </w:rPr>
        <w:tab/>
      </w:r>
      <w:r>
        <w:rPr>
          <w:rFonts w:hint="eastAsia" w:ascii="宋体" w:hAnsi="宋体" w:eastAsia="宋体" w:cs="宋体"/>
          <w:sz w:val="24"/>
          <w:szCs w:val="24"/>
        </w:rPr>
        <w:t xml:space="preserve">P. Wu </w:t>
      </w:r>
      <w:r>
        <w:rPr>
          <w:rFonts w:hint="eastAsia" w:ascii="宋体" w:hAnsi="宋体" w:eastAsia="宋体" w:cs="宋体"/>
          <w:i/>
          <w:sz w:val="24"/>
          <w:szCs w:val="24"/>
        </w:rPr>
        <w:t>et al.</w:t>
      </w:r>
      <w:r>
        <w:rPr>
          <w:rFonts w:hint="eastAsia" w:ascii="宋体" w:hAnsi="宋体" w:eastAsia="宋体" w:cs="宋体"/>
          <w:sz w:val="24"/>
          <w:szCs w:val="24"/>
        </w:rPr>
        <w:t xml:space="preserve">, “Advanced Strategies in Phage Research: Innovations, Applications, and Challenges,” </w:t>
      </w:r>
      <w:r>
        <w:rPr>
          <w:rFonts w:hint="eastAsia" w:ascii="宋体" w:hAnsi="宋体" w:eastAsia="宋体" w:cs="宋体"/>
          <w:i/>
          <w:sz w:val="24"/>
          <w:szCs w:val="24"/>
        </w:rPr>
        <w:t>Microorganisms</w:t>
      </w:r>
      <w:r>
        <w:rPr>
          <w:rFonts w:hint="eastAsia" w:ascii="宋体" w:hAnsi="宋体" w:eastAsia="宋体" w:cs="宋体"/>
          <w:sz w:val="24"/>
          <w:szCs w:val="24"/>
        </w:rPr>
        <w:t>, vol. 13, no. 8, p. 1960, Aug. 2025, doi: 10.3390/microorganisms13081960.</w:t>
      </w:r>
    </w:p>
    <w:p>
      <w:pPr>
        <w:spacing w:beforeLines="0" w:afterLines="0"/>
        <w:jc w:val="left"/>
        <w:rPr>
          <w:rFonts w:hint="eastAsia" w:ascii="宋体" w:hAnsi="宋体" w:eastAsia="宋体" w:cs="宋体"/>
          <w:sz w:val="24"/>
          <w:szCs w:val="24"/>
        </w:rPr>
      </w:pPr>
      <w:r>
        <w:rPr>
          <w:rFonts w:hint="eastAsia" w:ascii="宋体" w:hAnsi="宋体" w:eastAsia="宋体" w:cs="宋体"/>
          <w:sz w:val="24"/>
          <w:szCs w:val="24"/>
        </w:rPr>
        <w:t>[6]</w:t>
      </w:r>
      <w:r>
        <w:rPr>
          <w:rFonts w:hint="eastAsia" w:ascii="宋体" w:hAnsi="宋体" w:eastAsia="宋体" w:cs="宋体"/>
          <w:sz w:val="24"/>
          <w:szCs w:val="24"/>
        </w:rPr>
        <w:tab/>
      </w:r>
      <w:r>
        <w:rPr>
          <w:rFonts w:hint="eastAsia" w:ascii="宋体" w:hAnsi="宋体" w:eastAsia="宋体" w:cs="宋体"/>
          <w:sz w:val="24"/>
          <w:szCs w:val="24"/>
        </w:rPr>
        <w:t>G. Perriere, “Peer Review Report For: RVDB-prot, a reference viral protein database and its HMM profiles [version 2; peer review: 2 approved].” F1000 Research Ltd, Sep. 2020. doi: 10.5256/f1000research.29158.r70931.</w:t>
      </w:r>
    </w:p>
    <w:p>
      <w:pPr>
        <w:spacing w:beforeLines="0" w:afterLines="0"/>
        <w:jc w:val="left"/>
        <w:rPr>
          <w:rFonts w:hint="eastAsia" w:ascii="宋体" w:hAnsi="宋体" w:eastAsia="宋体" w:cs="宋体"/>
          <w:sz w:val="24"/>
          <w:szCs w:val="24"/>
        </w:rPr>
      </w:pPr>
      <w:r>
        <w:rPr>
          <w:rFonts w:hint="eastAsia" w:ascii="宋体" w:hAnsi="宋体" w:eastAsia="宋体" w:cs="宋体"/>
          <w:sz w:val="24"/>
          <w:szCs w:val="24"/>
        </w:rPr>
        <w:t>[7]</w:t>
      </w:r>
      <w:r>
        <w:rPr>
          <w:rFonts w:hint="eastAsia" w:ascii="宋体" w:hAnsi="宋体" w:eastAsia="宋体" w:cs="宋体"/>
          <w:sz w:val="24"/>
          <w:szCs w:val="24"/>
        </w:rPr>
        <w:tab/>
      </w:r>
      <w:r>
        <w:rPr>
          <w:rFonts w:hint="eastAsia" w:ascii="宋体" w:hAnsi="宋体" w:eastAsia="宋体" w:cs="宋体"/>
          <w:sz w:val="24"/>
          <w:szCs w:val="24"/>
        </w:rPr>
        <w:t xml:space="preserve">In </w:t>
      </w:r>
      <w:r>
        <w:rPr>
          <w:rFonts w:hint="eastAsia" w:ascii="宋体" w:hAnsi="宋体" w:eastAsia="宋体" w:cs="宋体"/>
          <w:i/>
          <w:sz w:val="24"/>
          <w:szCs w:val="24"/>
        </w:rPr>
        <w:t>Gut Microbiota and Holistic Health: The Role of Prebiotics and Probiotics</w:t>
      </w:r>
      <w:r>
        <w:rPr>
          <w:rFonts w:hint="eastAsia" w:ascii="宋体" w:hAnsi="宋体" w:eastAsia="宋体" w:cs="宋体"/>
          <w:sz w:val="24"/>
          <w:szCs w:val="24"/>
        </w:rPr>
        <w:t>, Unique Scientific Publishers, 2025. doi: 10.47278/book.hh/2025.222.</w:t>
      </w:r>
    </w:p>
    <w:p>
      <w:pPr>
        <w:spacing w:beforeLines="0" w:afterLines="0"/>
        <w:jc w:val="left"/>
        <w:rPr>
          <w:rFonts w:hint="eastAsia" w:ascii="宋体" w:hAnsi="宋体" w:eastAsia="宋体" w:cs="宋体"/>
          <w:sz w:val="24"/>
          <w:szCs w:val="24"/>
        </w:rPr>
      </w:pPr>
      <w:r>
        <w:rPr>
          <w:rFonts w:hint="eastAsia" w:ascii="宋体" w:hAnsi="宋体" w:eastAsia="宋体" w:cs="宋体"/>
          <w:sz w:val="24"/>
          <w:szCs w:val="24"/>
        </w:rPr>
        <w:t>[8]</w:t>
      </w:r>
      <w:r>
        <w:rPr>
          <w:rFonts w:hint="eastAsia" w:ascii="宋体" w:hAnsi="宋体" w:eastAsia="宋体" w:cs="宋体"/>
          <w:sz w:val="24"/>
          <w:szCs w:val="24"/>
        </w:rPr>
        <w:tab/>
      </w:r>
      <w:r>
        <w:rPr>
          <w:rFonts w:hint="eastAsia" w:ascii="宋体" w:hAnsi="宋体" w:eastAsia="宋体" w:cs="宋体"/>
          <w:sz w:val="24"/>
          <w:szCs w:val="24"/>
        </w:rPr>
        <w:t xml:space="preserve">M. B. Dion, P.-L. Plante, E. Zufferey, S. A. Shah, J. Corbeil, and S. Moineau, “Streamlining CRISPR spacer-based bacterial host predictions to decipher the viral dark matter,” </w:t>
      </w:r>
      <w:r>
        <w:rPr>
          <w:rFonts w:hint="eastAsia" w:ascii="宋体" w:hAnsi="宋体" w:eastAsia="宋体" w:cs="宋体"/>
          <w:i/>
          <w:sz w:val="24"/>
          <w:szCs w:val="24"/>
        </w:rPr>
        <w:t>Nucleic Acids Res.</w:t>
      </w:r>
      <w:r>
        <w:rPr>
          <w:rFonts w:hint="eastAsia" w:ascii="宋体" w:hAnsi="宋体" w:eastAsia="宋体" w:cs="宋体"/>
          <w:sz w:val="24"/>
          <w:szCs w:val="24"/>
        </w:rPr>
        <w:t>, vol. 49, no. 6, pp. 3127–3138, Mar. 2021, doi: 10.1093/nar/gkab133.</w:t>
      </w:r>
    </w:p>
    <w:p>
      <w:pPr>
        <w:spacing w:beforeLines="0" w:afterLines="0"/>
        <w:jc w:val="left"/>
        <w:rPr>
          <w:rFonts w:hint="eastAsia" w:ascii="宋体" w:hAnsi="宋体" w:eastAsia="宋体" w:cs="宋体"/>
          <w:sz w:val="24"/>
          <w:szCs w:val="24"/>
        </w:rPr>
      </w:pPr>
      <w:r>
        <w:rPr>
          <w:rFonts w:hint="eastAsia" w:ascii="宋体" w:hAnsi="宋体" w:eastAsia="宋体" w:cs="宋体"/>
          <w:sz w:val="24"/>
          <w:szCs w:val="24"/>
        </w:rPr>
        <w:t>[9]</w:t>
      </w:r>
      <w:r>
        <w:rPr>
          <w:rFonts w:hint="eastAsia" w:ascii="宋体" w:hAnsi="宋体" w:eastAsia="宋体" w:cs="宋体"/>
          <w:sz w:val="24"/>
          <w:szCs w:val="24"/>
        </w:rPr>
        <w:tab/>
      </w:r>
      <w:r>
        <w:rPr>
          <w:rFonts w:hint="eastAsia" w:ascii="宋体" w:hAnsi="宋体" w:eastAsia="宋体" w:cs="宋体"/>
          <w:sz w:val="24"/>
          <w:szCs w:val="24"/>
        </w:rPr>
        <w:t xml:space="preserve">R. Zhang, M. Mirdita, E. Levy Karin, C. Norroy, C. Galiez, and J. Söding, “SpacePHARER: sensitive identification of phages from CRISPR spacers in prokaryotic hosts.,” </w:t>
      </w:r>
      <w:r>
        <w:rPr>
          <w:rFonts w:hint="eastAsia" w:ascii="宋体" w:hAnsi="宋体" w:eastAsia="宋体" w:cs="宋体"/>
          <w:i/>
          <w:sz w:val="24"/>
          <w:szCs w:val="24"/>
        </w:rPr>
        <w:t>Bioinforma. Oxf. Engl.</w:t>
      </w:r>
      <w:r>
        <w:rPr>
          <w:rFonts w:hint="eastAsia" w:ascii="宋体" w:hAnsi="宋体" w:eastAsia="宋体" w:cs="宋体"/>
          <w:sz w:val="24"/>
          <w:szCs w:val="24"/>
        </w:rPr>
        <w:t>, vol. 37, no. 19, pp. 3364–3366, Oct. 2021, doi: 10.1093/bioinformatics/btab222.</w:t>
      </w:r>
    </w:p>
    <w:p>
      <w:pPr>
        <w:spacing w:beforeLines="0" w:afterLines="0"/>
        <w:jc w:val="left"/>
        <w:rPr>
          <w:rFonts w:hint="eastAsia" w:ascii="宋体" w:hAnsi="宋体" w:eastAsia="宋体" w:cs="宋体"/>
          <w:sz w:val="24"/>
          <w:szCs w:val="24"/>
        </w:rPr>
      </w:pPr>
      <w:r>
        <w:rPr>
          <w:rFonts w:hint="eastAsia" w:ascii="宋体" w:hAnsi="宋体" w:eastAsia="宋体" w:cs="宋体"/>
          <w:sz w:val="24"/>
          <w:szCs w:val="24"/>
        </w:rPr>
        <w:t>[10]</w:t>
      </w:r>
      <w:r>
        <w:rPr>
          <w:rFonts w:hint="eastAsia" w:ascii="宋体" w:hAnsi="宋体" w:eastAsia="宋体" w:cs="宋体"/>
          <w:sz w:val="24"/>
          <w:szCs w:val="24"/>
        </w:rPr>
        <w:tab/>
      </w:r>
      <w:r>
        <w:rPr>
          <w:rFonts w:hint="eastAsia" w:ascii="宋体" w:hAnsi="宋体" w:eastAsia="宋体" w:cs="宋体"/>
          <w:sz w:val="24"/>
          <w:szCs w:val="24"/>
        </w:rPr>
        <w:t xml:space="preserve">F. Zhou </w:t>
      </w:r>
      <w:r>
        <w:rPr>
          <w:rFonts w:hint="eastAsia" w:ascii="宋体" w:hAnsi="宋体" w:eastAsia="宋体" w:cs="宋体"/>
          <w:i/>
          <w:sz w:val="24"/>
          <w:szCs w:val="24"/>
        </w:rPr>
        <w:t>et al.</w:t>
      </w:r>
      <w:r>
        <w:rPr>
          <w:rFonts w:hint="eastAsia" w:ascii="宋体" w:hAnsi="宋体" w:eastAsia="宋体" w:cs="宋体"/>
          <w:sz w:val="24"/>
          <w:szCs w:val="24"/>
        </w:rPr>
        <w:t>, “PHISDetector: a tool to detect diverse in silico phage-host interaction signals for virome studies,” Jul. 2020, doi: 10.21203/rs.3.rs-49499/v1.</w:t>
      </w:r>
    </w:p>
    <w:p>
      <w:pPr>
        <w:spacing w:beforeLines="0" w:afterLines="0"/>
        <w:jc w:val="left"/>
        <w:rPr>
          <w:rFonts w:hint="eastAsia" w:ascii="宋体" w:hAnsi="宋体" w:eastAsia="宋体" w:cs="宋体"/>
          <w:sz w:val="24"/>
          <w:szCs w:val="24"/>
        </w:rPr>
      </w:pPr>
      <w:r>
        <w:rPr>
          <w:rFonts w:hint="eastAsia" w:ascii="宋体" w:hAnsi="宋体" w:eastAsia="宋体" w:cs="宋体"/>
          <w:sz w:val="24"/>
          <w:szCs w:val="24"/>
        </w:rPr>
        <w:t>[11]</w:t>
      </w:r>
      <w:r>
        <w:rPr>
          <w:rFonts w:hint="eastAsia" w:ascii="宋体" w:hAnsi="宋体" w:eastAsia="宋体" w:cs="宋体"/>
          <w:sz w:val="24"/>
          <w:szCs w:val="24"/>
        </w:rPr>
        <w:tab/>
      </w:r>
      <w:r>
        <w:rPr>
          <w:rFonts w:hint="eastAsia" w:ascii="宋体" w:hAnsi="宋体" w:eastAsia="宋体" w:cs="宋体"/>
          <w:sz w:val="24"/>
          <w:szCs w:val="24"/>
        </w:rPr>
        <w:t xml:space="preserve">N. A. Ahlgren, J. Ren, Y. Y. Lu, J. A. Fuhrman, and F. Sun, “Alignment-free \d_2^*\ oligonucleotide frequency dissimilarity measure improves prediction of hosts from metagenomically-derived viral sequences,” </w:t>
      </w:r>
      <w:r>
        <w:rPr>
          <w:rFonts w:hint="eastAsia" w:ascii="宋体" w:hAnsi="宋体" w:eastAsia="宋体" w:cs="宋体"/>
          <w:i/>
          <w:sz w:val="24"/>
          <w:szCs w:val="24"/>
        </w:rPr>
        <w:t>Nucleic Acids Res.</w:t>
      </w:r>
      <w:r>
        <w:rPr>
          <w:rFonts w:hint="eastAsia" w:ascii="宋体" w:hAnsi="宋体" w:eastAsia="宋体" w:cs="宋体"/>
          <w:sz w:val="24"/>
          <w:szCs w:val="24"/>
        </w:rPr>
        <w:t>, vol. 45, no. 1, pp. 39–53, Nov. 2016, doi: 10.1093/nar/gkw1002.</w:t>
      </w:r>
    </w:p>
    <w:p>
      <w:pPr>
        <w:spacing w:beforeLines="0" w:afterLines="0"/>
        <w:jc w:val="left"/>
        <w:rPr>
          <w:rFonts w:hint="eastAsia" w:ascii="宋体" w:hAnsi="宋体" w:eastAsia="宋体" w:cs="宋体"/>
          <w:sz w:val="24"/>
          <w:szCs w:val="24"/>
        </w:rPr>
      </w:pPr>
      <w:r>
        <w:rPr>
          <w:rFonts w:hint="eastAsia" w:ascii="宋体" w:hAnsi="宋体" w:eastAsia="宋体" w:cs="宋体"/>
          <w:sz w:val="24"/>
          <w:szCs w:val="24"/>
        </w:rPr>
        <w:t>[12]</w:t>
      </w:r>
      <w:r>
        <w:rPr>
          <w:rFonts w:hint="eastAsia" w:ascii="宋体" w:hAnsi="宋体" w:eastAsia="宋体" w:cs="宋体"/>
          <w:sz w:val="24"/>
          <w:szCs w:val="24"/>
        </w:rPr>
        <w:tab/>
      </w:r>
      <w:r>
        <w:rPr>
          <w:rFonts w:hint="eastAsia" w:ascii="宋体" w:hAnsi="宋体" w:eastAsia="宋体" w:cs="宋体"/>
          <w:sz w:val="24"/>
          <w:szCs w:val="24"/>
        </w:rPr>
        <w:t xml:space="preserve">C. Galiez, M. Siebert, F. Enault, J. Vincent, and J. Söding, “WIsH: who is the host? Predicting prokaryotic hosts from metagenomic phage contigs,” </w:t>
      </w:r>
      <w:r>
        <w:rPr>
          <w:rFonts w:hint="eastAsia" w:ascii="宋体" w:hAnsi="宋体" w:eastAsia="宋体" w:cs="宋体"/>
          <w:i/>
          <w:sz w:val="24"/>
          <w:szCs w:val="24"/>
        </w:rPr>
        <w:t>Bioinformatics</w:t>
      </w:r>
      <w:r>
        <w:rPr>
          <w:rFonts w:hint="eastAsia" w:ascii="宋体" w:hAnsi="宋体" w:eastAsia="宋体" w:cs="宋体"/>
          <w:sz w:val="24"/>
          <w:szCs w:val="24"/>
        </w:rPr>
        <w:t>, vol. 33, no. 19, pp. 3113–3114, Jul. 2017, doi: 10.1093/bioinformatics/btx383.</w:t>
      </w:r>
    </w:p>
    <w:p>
      <w:pPr>
        <w:spacing w:beforeLines="0" w:afterLines="0"/>
        <w:jc w:val="left"/>
        <w:rPr>
          <w:rFonts w:hint="eastAsia" w:ascii="宋体" w:hAnsi="宋体" w:eastAsia="宋体" w:cs="宋体"/>
          <w:sz w:val="24"/>
          <w:szCs w:val="24"/>
        </w:rPr>
      </w:pPr>
      <w:r>
        <w:rPr>
          <w:rFonts w:hint="eastAsia" w:ascii="宋体" w:hAnsi="宋体" w:eastAsia="宋体" w:cs="宋体"/>
          <w:sz w:val="24"/>
          <w:szCs w:val="24"/>
        </w:rPr>
        <w:t>[13]</w:t>
      </w:r>
      <w:r>
        <w:rPr>
          <w:rFonts w:hint="eastAsia" w:ascii="宋体" w:hAnsi="宋体" w:eastAsia="宋体" w:cs="宋体"/>
          <w:sz w:val="24"/>
          <w:szCs w:val="24"/>
        </w:rPr>
        <w:tab/>
      </w:r>
      <w:r>
        <w:rPr>
          <w:rFonts w:hint="eastAsia" w:ascii="宋体" w:hAnsi="宋体" w:eastAsia="宋体" w:cs="宋体"/>
          <w:sz w:val="24"/>
          <w:szCs w:val="24"/>
        </w:rPr>
        <w:t xml:space="preserve">C. Lu </w:t>
      </w:r>
      <w:r>
        <w:rPr>
          <w:rFonts w:hint="eastAsia" w:ascii="宋体" w:hAnsi="宋体" w:eastAsia="宋体" w:cs="宋体"/>
          <w:i/>
          <w:sz w:val="24"/>
          <w:szCs w:val="24"/>
        </w:rPr>
        <w:t>et al.</w:t>
      </w:r>
      <w:r>
        <w:rPr>
          <w:rFonts w:hint="eastAsia" w:ascii="宋体" w:hAnsi="宋体" w:eastAsia="宋体" w:cs="宋体"/>
          <w:sz w:val="24"/>
          <w:szCs w:val="24"/>
        </w:rPr>
        <w:t>, “Prokaryotic virus Host Predictor: a Gaussian model for host prediction of prokaryotic viruses in metagenomics,” Dec. 2020, doi: 10.1101/2020.12.02.408310.</w:t>
      </w:r>
    </w:p>
    <w:p>
      <w:pPr>
        <w:spacing w:beforeLines="0" w:afterLines="0"/>
        <w:jc w:val="left"/>
        <w:rPr>
          <w:rFonts w:hint="eastAsia" w:ascii="宋体" w:hAnsi="宋体" w:eastAsia="宋体" w:cs="宋体"/>
          <w:sz w:val="24"/>
          <w:szCs w:val="24"/>
        </w:rPr>
      </w:pPr>
      <w:r>
        <w:rPr>
          <w:rFonts w:hint="eastAsia" w:ascii="宋体" w:hAnsi="宋体" w:eastAsia="宋体" w:cs="宋体"/>
          <w:sz w:val="24"/>
          <w:szCs w:val="24"/>
        </w:rPr>
        <w:t>[14]</w:t>
      </w:r>
      <w:r>
        <w:rPr>
          <w:rFonts w:hint="eastAsia" w:ascii="宋体" w:hAnsi="宋体" w:eastAsia="宋体" w:cs="宋体"/>
          <w:sz w:val="24"/>
          <w:szCs w:val="24"/>
        </w:rPr>
        <w:tab/>
      </w:r>
      <w:r>
        <w:rPr>
          <w:rFonts w:hint="eastAsia" w:ascii="宋体" w:hAnsi="宋体" w:eastAsia="宋体" w:cs="宋体"/>
          <w:sz w:val="24"/>
          <w:szCs w:val="24"/>
        </w:rPr>
        <w:t xml:space="preserve">S. Roux </w:t>
      </w:r>
      <w:r>
        <w:rPr>
          <w:rFonts w:hint="eastAsia" w:ascii="宋体" w:hAnsi="宋体" w:eastAsia="宋体" w:cs="宋体"/>
          <w:i/>
          <w:sz w:val="24"/>
          <w:szCs w:val="24"/>
        </w:rPr>
        <w:t>et al.</w:t>
      </w:r>
      <w:r>
        <w:rPr>
          <w:rFonts w:hint="eastAsia" w:ascii="宋体" w:hAnsi="宋体" w:eastAsia="宋体" w:cs="宋体"/>
          <w:sz w:val="24"/>
          <w:szCs w:val="24"/>
        </w:rPr>
        <w:t xml:space="preserve">, “iPHoP: An integrated machine learning framework to maximize host prediction for metagenome-derived viruses of archaea and bacteria.,” </w:t>
      </w:r>
      <w:r>
        <w:rPr>
          <w:rFonts w:hint="eastAsia" w:ascii="宋体" w:hAnsi="宋体" w:eastAsia="宋体" w:cs="宋体"/>
          <w:i/>
          <w:sz w:val="24"/>
          <w:szCs w:val="24"/>
        </w:rPr>
        <w:t>PLoS Biol.</w:t>
      </w:r>
      <w:r>
        <w:rPr>
          <w:rFonts w:hint="eastAsia" w:ascii="宋体" w:hAnsi="宋体" w:eastAsia="宋体" w:cs="宋体"/>
          <w:sz w:val="24"/>
          <w:szCs w:val="24"/>
        </w:rPr>
        <w:t>, vol. 21, no. 4, p. e3002083, Apr. 2023, doi: 10.1371/journal.pbio.3002083.</w:t>
      </w:r>
    </w:p>
    <w:p>
      <w:pPr>
        <w:spacing w:beforeLines="0" w:afterLines="0"/>
        <w:jc w:val="left"/>
        <w:rPr>
          <w:rFonts w:hint="eastAsia" w:ascii="宋体" w:hAnsi="宋体" w:eastAsia="宋体" w:cs="宋体"/>
          <w:sz w:val="24"/>
          <w:szCs w:val="24"/>
        </w:rPr>
      </w:pPr>
      <w:r>
        <w:rPr>
          <w:rFonts w:hint="eastAsia" w:ascii="宋体" w:hAnsi="宋体" w:eastAsia="宋体" w:cs="宋体"/>
          <w:sz w:val="24"/>
          <w:szCs w:val="24"/>
        </w:rPr>
        <w:t>[15]</w:t>
      </w:r>
      <w:r>
        <w:rPr>
          <w:rFonts w:hint="eastAsia" w:ascii="宋体" w:hAnsi="宋体" w:eastAsia="宋体" w:cs="宋体"/>
          <w:sz w:val="24"/>
          <w:szCs w:val="24"/>
        </w:rPr>
        <w:tab/>
      </w:r>
      <w:r>
        <w:rPr>
          <w:rFonts w:hint="eastAsia" w:ascii="宋体" w:hAnsi="宋体" w:eastAsia="宋体" w:cs="宋体"/>
          <w:sz w:val="24"/>
          <w:szCs w:val="24"/>
        </w:rPr>
        <w:t xml:space="preserve">F. H. Coutinho </w:t>
      </w:r>
      <w:r>
        <w:rPr>
          <w:rFonts w:hint="eastAsia" w:ascii="宋体" w:hAnsi="宋体" w:eastAsia="宋体" w:cs="宋体"/>
          <w:i/>
          <w:sz w:val="24"/>
          <w:szCs w:val="24"/>
        </w:rPr>
        <w:t>et al.</w:t>
      </w:r>
      <w:r>
        <w:rPr>
          <w:rFonts w:hint="eastAsia" w:ascii="宋体" w:hAnsi="宋体" w:eastAsia="宋体" w:cs="宋体"/>
          <w:sz w:val="24"/>
          <w:szCs w:val="24"/>
        </w:rPr>
        <w:t xml:space="preserve">, “RaFAH: Host prediction for viruses of Bacteria and Archaea based on protein content,” </w:t>
      </w:r>
      <w:r>
        <w:rPr>
          <w:rFonts w:hint="eastAsia" w:ascii="宋体" w:hAnsi="宋体" w:eastAsia="宋体" w:cs="宋体"/>
          <w:i/>
          <w:sz w:val="24"/>
          <w:szCs w:val="24"/>
        </w:rPr>
        <w:t>Patterns</w:t>
      </w:r>
      <w:r>
        <w:rPr>
          <w:rFonts w:hint="eastAsia" w:ascii="宋体" w:hAnsi="宋体" w:eastAsia="宋体" w:cs="宋体"/>
          <w:sz w:val="24"/>
          <w:szCs w:val="24"/>
        </w:rPr>
        <w:t>, vol. 2, no. 7, p. 100274, 2021, doi: https://doi.org/10.1016/j.patter.2021.100274.</w:t>
      </w:r>
    </w:p>
    <w:p>
      <w:pPr>
        <w:spacing w:beforeLines="0" w:afterLines="0"/>
        <w:jc w:val="left"/>
        <w:rPr>
          <w:rFonts w:hint="eastAsia" w:ascii="宋体" w:hAnsi="宋体" w:eastAsia="宋体" w:cs="宋体"/>
          <w:sz w:val="24"/>
          <w:szCs w:val="24"/>
        </w:rPr>
      </w:pPr>
      <w:r>
        <w:rPr>
          <w:rFonts w:hint="eastAsia" w:ascii="宋体" w:hAnsi="宋体" w:eastAsia="宋体" w:cs="宋体"/>
          <w:sz w:val="24"/>
          <w:szCs w:val="24"/>
        </w:rPr>
        <w:t>[16]</w:t>
      </w:r>
      <w:r>
        <w:rPr>
          <w:rFonts w:hint="eastAsia" w:ascii="宋体" w:hAnsi="宋体" w:eastAsia="宋体" w:cs="宋体"/>
          <w:sz w:val="24"/>
          <w:szCs w:val="24"/>
        </w:rPr>
        <w:tab/>
      </w:r>
      <w:r>
        <w:rPr>
          <w:rFonts w:hint="eastAsia" w:ascii="宋体" w:hAnsi="宋体" w:eastAsia="宋体" w:cs="宋体"/>
          <w:sz w:val="24"/>
          <w:szCs w:val="24"/>
        </w:rPr>
        <w:t xml:space="preserve">A. Baláž, M. Kajsik, J. Budiš, T. Szemes, and J. Turňa, “PHERI—Phage Host ExploRation Pipeline,” </w:t>
      </w:r>
      <w:r>
        <w:rPr>
          <w:rFonts w:hint="eastAsia" w:ascii="宋体" w:hAnsi="宋体" w:eastAsia="宋体" w:cs="宋体"/>
          <w:i/>
          <w:sz w:val="24"/>
          <w:szCs w:val="24"/>
        </w:rPr>
        <w:t>Microorganisms</w:t>
      </w:r>
      <w:r>
        <w:rPr>
          <w:rFonts w:hint="eastAsia" w:ascii="宋体" w:hAnsi="宋体" w:eastAsia="宋体" w:cs="宋体"/>
          <w:sz w:val="24"/>
          <w:szCs w:val="24"/>
        </w:rPr>
        <w:t>, vol. 11, no. 6, 2023, doi: 10.3390/microorganisms11061398.</w:t>
      </w:r>
    </w:p>
    <w:p>
      <w:pPr>
        <w:spacing w:beforeLines="0" w:afterLines="0"/>
        <w:jc w:val="left"/>
        <w:rPr>
          <w:rFonts w:hint="eastAsia" w:ascii="宋体" w:hAnsi="宋体" w:eastAsia="宋体" w:cs="宋体"/>
          <w:sz w:val="24"/>
          <w:szCs w:val="24"/>
        </w:rPr>
      </w:pPr>
      <w:r>
        <w:rPr>
          <w:rFonts w:hint="eastAsia" w:ascii="宋体" w:hAnsi="宋体" w:eastAsia="宋体" w:cs="宋体"/>
          <w:sz w:val="24"/>
          <w:szCs w:val="24"/>
        </w:rPr>
        <w:t>[17]</w:t>
      </w:r>
      <w:r>
        <w:rPr>
          <w:rFonts w:hint="eastAsia" w:ascii="宋体" w:hAnsi="宋体" w:eastAsia="宋体" w:cs="宋体"/>
          <w:sz w:val="24"/>
          <w:szCs w:val="24"/>
        </w:rPr>
        <w:tab/>
      </w:r>
      <w:r>
        <w:rPr>
          <w:rFonts w:hint="eastAsia" w:ascii="宋体" w:hAnsi="宋体" w:eastAsia="宋体" w:cs="宋体"/>
          <w:sz w:val="24"/>
          <w:szCs w:val="24"/>
        </w:rPr>
        <w:t xml:space="preserve">W. Ruohan, Z. Xianglilan, W. Jianping, and L. I. Shuai Cheng, “DeepHost: phage host prediction with convolutional neural network,” </w:t>
      </w:r>
      <w:r>
        <w:rPr>
          <w:rFonts w:hint="eastAsia" w:ascii="宋体" w:hAnsi="宋体" w:eastAsia="宋体" w:cs="宋体"/>
          <w:i/>
          <w:sz w:val="24"/>
          <w:szCs w:val="24"/>
        </w:rPr>
        <w:t>Brief. Bioinform.</w:t>
      </w:r>
      <w:r>
        <w:rPr>
          <w:rFonts w:hint="eastAsia" w:ascii="宋体" w:hAnsi="宋体" w:eastAsia="宋体" w:cs="宋体"/>
          <w:sz w:val="24"/>
          <w:szCs w:val="24"/>
        </w:rPr>
        <w:t>, vol. 23, no. 1, Sep. 2021, doi: 10.1093/bib/bbab385.</w:t>
      </w:r>
    </w:p>
    <w:p>
      <w:pPr>
        <w:spacing w:beforeLines="0" w:afterLines="0"/>
        <w:jc w:val="left"/>
        <w:rPr>
          <w:rFonts w:hint="eastAsia" w:ascii="宋体" w:hAnsi="宋体" w:eastAsia="宋体" w:cs="宋体"/>
          <w:sz w:val="24"/>
          <w:szCs w:val="24"/>
        </w:rPr>
      </w:pPr>
      <w:r>
        <w:rPr>
          <w:rFonts w:hint="eastAsia" w:ascii="宋体" w:hAnsi="宋体" w:eastAsia="宋体" w:cs="宋体"/>
          <w:sz w:val="24"/>
          <w:szCs w:val="24"/>
        </w:rPr>
        <w:t>[18]</w:t>
      </w:r>
      <w:r>
        <w:rPr>
          <w:rFonts w:hint="eastAsia" w:ascii="宋体" w:hAnsi="宋体" w:eastAsia="宋体" w:cs="宋体"/>
          <w:sz w:val="24"/>
          <w:szCs w:val="24"/>
        </w:rPr>
        <w:tab/>
      </w:r>
      <w:r>
        <w:rPr>
          <w:rFonts w:hint="eastAsia" w:ascii="宋体" w:hAnsi="宋体" w:eastAsia="宋体" w:cs="宋体"/>
          <w:sz w:val="24"/>
          <w:szCs w:val="24"/>
        </w:rPr>
        <w:t xml:space="preserve">M. Li and W. Zhang, “PHIAF: prediction of phage-host interactions with GAN-based data augmentation and sequence-based feature fusion,” </w:t>
      </w:r>
      <w:r>
        <w:rPr>
          <w:rFonts w:hint="eastAsia" w:ascii="宋体" w:hAnsi="宋体" w:eastAsia="宋体" w:cs="宋体"/>
          <w:i/>
          <w:sz w:val="24"/>
          <w:szCs w:val="24"/>
        </w:rPr>
        <w:t>Brief. Bioinform.</w:t>
      </w:r>
      <w:r>
        <w:rPr>
          <w:rFonts w:hint="eastAsia" w:ascii="宋体" w:hAnsi="宋体" w:eastAsia="宋体" w:cs="宋体"/>
          <w:sz w:val="24"/>
          <w:szCs w:val="24"/>
        </w:rPr>
        <w:t>, vol. 23, no. 1, p. bbab348, Sep. 2021, doi: 10.1093/bib/bbab348.</w:t>
      </w:r>
    </w:p>
    <w:p>
      <w:pPr>
        <w:spacing w:beforeLines="0" w:afterLines="0"/>
        <w:jc w:val="left"/>
        <w:rPr>
          <w:rFonts w:hint="eastAsia" w:ascii="宋体" w:hAnsi="宋体" w:eastAsia="宋体" w:cs="宋体"/>
          <w:sz w:val="24"/>
          <w:szCs w:val="24"/>
        </w:rPr>
      </w:pPr>
      <w:r>
        <w:rPr>
          <w:rFonts w:hint="eastAsia" w:ascii="宋体" w:hAnsi="宋体" w:eastAsia="宋体" w:cs="宋体"/>
          <w:sz w:val="24"/>
          <w:szCs w:val="24"/>
        </w:rPr>
        <w:t>[19]</w:t>
      </w:r>
      <w:r>
        <w:rPr>
          <w:rFonts w:hint="eastAsia" w:ascii="宋体" w:hAnsi="宋体" w:eastAsia="宋体" w:cs="宋体"/>
          <w:sz w:val="24"/>
          <w:szCs w:val="24"/>
        </w:rPr>
        <w:tab/>
      </w:r>
      <w:r>
        <w:rPr>
          <w:rFonts w:hint="eastAsia" w:ascii="宋体" w:hAnsi="宋体" w:eastAsia="宋体" w:cs="宋体"/>
          <w:sz w:val="24"/>
          <w:szCs w:val="24"/>
        </w:rPr>
        <w:t xml:space="preserve">J. Shang and Y. Sun, “CHERRY: a Computational metHod for accuratE pRediction of virus-pRokarYotic interactions using a graph encoder-decoder model.,” </w:t>
      </w:r>
      <w:r>
        <w:rPr>
          <w:rFonts w:hint="eastAsia" w:ascii="宋体" w:hAnsi="宋体" w:eastAsia="宋体" w:cs="宋体"/>
          <w:i/>
          <w:sz w:val="24"/>
          <w:szCs w:val="24"/>
        </w:rPr>
        <w:t>Brief. Bioinform.</w:t>
      </w:r>
      <w:r>
        <w:rPr>
          <w:rFonts w:hint="eastAsia" w:ascii="宋体" w:hAnsi="宋体" w:eastAsia="宋体" w:cs="宋体"/>
          <w:sz w:val="24"/>
          <w:szCs w:val="24"/>
        </w:rPr>
        <w:t>, vol. 23, no. 5, Sep. 2022, doi: 10.1093/bib/bbac182.</w:t>
      </w:r>
    </w:p>
    <w:p>
      <w:pPr>
        <w:spacing w:beforeLines="0" w:afterLines="0"/>
        <w:jc w:val="left"/>
        <w:rPr>
          <w:rFonts w:hint="eastAsia" w:ascii="宋体" w:hAnsi="宋体" w:eastAsia="宋体" w:cs="宋体"/>
          <w:sz w:val="24"/>
          <w:szCs w:val="24"/>
        </w:rPr>
      </w:pPr>
      <w:r>
        <w:rPr>
          <w:rFonts w:hint="eastAsia" w:ascii="宋体" w:hAnsi="宋体" w:eastAsia="宋体" w:cs="宋体"/>
          <w:sz w:val="24"/>
          <w:szCs w:val="24"/>
        </w:rPr>
        <w:t>[20]</w:t>
      </w:r>
      <w:r>
        <w:rPr>
          <w:rFonts w:hint="eastAsia" w:ascii="宋体" w:hAnsi="宋体" w:eastAsia="宋体" w:cs="宋体"/>
          <w:sz w:val="24"/>
          <w:szCs w:val="24"/>
        </w:rPr>
        <w:tab/>
      </w:r>
      <w:r>
        <w:rPr>
          <w:rFonts w:hint="eastAsia" w:ascii="宋体" w:hAnsi="宋体" w:eastAsia="宋体" w:cs="宋体"/>
          <w:sz w:val="24"/>
          <w:szCs w:val="24"/>
        </w:rPr>
        <w:t xml:space="preserve">F. Liu, Z. Zhao, and Y. Liu, “PHPGAT: predicting phage hosts based on multimodal heterogeneous knowledge graph with graph attention network,” </w:t>
      </w:r>
      <w:r>
        <w:rPr>
          <w:rFonts w:hint="eastAsia" w:ascii="宋体" w:hAnsi="宋体" w:eastAsia="宋体" w:cs="宋体"/>
          <w:i/>
          <w:sz w:val="24"/>
          <w:szCs w:val="24"/>
        </w:rPr>
        <w:t>Brief. Bioinform.</w:t>
      </w:r>
      <w:r>
        <w:rPr>
          <w:rFonts w:hint="eastAsia" w:ascii="宋体" w:hAnsi="宋体" w:eastAsia="宋体" w:cs="宋体"/>
          <w:sz w:val="24"/>
          <w:szCs w:val="24"/>
        </w:rPr>
        <w:t>, vol. 26, no. 1, Nov. 2024, doi: 10.1093/bib/bbaf017.</w:t>
      </w:r>
    </w:p>
    <w:p>
      <w:pPr>
        <w:spacing w:beforeLines="0" w:afterLines="0"/>
        <w:jc w:val="left"/>
        <w:rPr>
          <w:rFonts w:hint="eastAsia" w:ascii="宋体" w:hAnsi="宋体" w:eastAsia="宋体" w:cs="宋体"/>
          <w:sz w:val="24"/>
          <w:szCs w:val="24"/>
        </w:rPr>
      </w:pPr>
      <w:r>
        <w:rPr>
          <w:rFonts w:hint="eastAsia" w:ascii="宋体" w:hAnsi="宋体" w:eastAsia="宋体" w:cs="宋体"/>
          <w:sz w:val="24"/>
          <w:szCs w:val="24"/>
        </w:rPr>
        <w:t>[21]</w:t>
      </w:r>
      <w:r>
        <w:rPr>
          <w:rFonts w:hint="eastAsia" w:ascii="宋体" w:hAnsi="宋体" w:eastAsia="宋体" w:cs="宋体"/>
          <w:sz w:val="24"/>
          <w:szCs w:val="24"/>
        </w:rPr>
        <w:tab/>
      </w:r>
      <w:r>
        <w:rPr>
          <w:rFonts w:hint="eastAsia" w:ascii="宋体" w:hAnsi="宋体" w:eastAsia="宋体" w:cs="宋体"/>
          <w:sz w:val="24"/>
          <w:szCs w:val="24"/>
        </w:rPr>
        <w:t xml:space="preserve">A. Wei, H. Zhan, Z. Xiao, W. Zhao, and X. Jiang, “A novel framework for phage-host prediction via logical probability theory and network sparsification,” </w:t>
      </w:r>
      <w:r>
        <w:rPr>
          <w:rFonts w:hint="eastAsia" w:ascii="宋体" w:hAnsi="宋体" w:eastAsia="宋体" w:cs="宋体"/>
          <w:i/>
          <w:sz w:val="24"/>
          <w:szCs w:val="24"/>
        </w:rPr>
        <w:t>Brief. Bioinform.</w:t>
      </w:r>
      <w:r>
        <w:rPr>
          <w:rFonts w:hint="eastAsia" w:ascii="宋体" w:hAnsi="宋体" w:eastAsia="宋体" w:cs="宋体"/>
          <w:sz w:val="24"/>
          <w:szCs w:val="24"/>
        </w:rPr>
        <w:t>, vol. 26, no. 1, p. bbae708, Jan. 2025, doi: 10.1093/bib/bbae708.</w:t>
      </w:r>
    </w:p>
    <w:p>
      <w:pPr>
        <w:spacing w:beforeLines="0" w:afterLines="0"/>
        <w:jc w:val="left"/>
        <w:rPr>
          <w:rFonts w:hint="eastAsia" w:ascii="宋体" w:hAnsi="宋体" w:eastAsia="宋体" w:cs="宋体"/>
          <w:sz w:val="24"/>
          <w:szCs w:val="24"/>
        </w:rPr>
      </w:pPr>
      <w:r>
        <w:rPr>
          <w:rFonts w:hint="eastAsia" w:ascii="宋体" w:hAnsi="宋体" w:eastAsia="宋体" w:cs="宋体"/>
          <w:sz w:val="24"/>
          <w:szCs w:val="24"/>
        </w:rPr>
        <w:t>[22]</w:t>
      </w:r>
      <w:r>
        <w:rPr>
          <w:rFonts w:hint="eastAsia" w:ascii="宋体" w:hAnsi="宋体" w:eastAsia="宋体" w:cs="宋体"/>
          <w:sz w:val="24"/>
          <w:szCs w:val="24"/>
        </w:rPr>
        <w:tab/>
      </w:r>
      <w:r>
        <w:rPr>
          <w:rFonts w:hint="eastAsia" w:ascii="宋体" w:hAnsi="宋体" w:eastAsia="宋体" w:cs="宋体"/>
          <w:sz w:val="24"/>
          <w:szCs w:val="24"/>
        </w:rPr>
        <w:t xml:space="preserve">A. Wei, Z. Xiao, L. Fu, W. Zhao, and X. Jiang, “Predicting phage–host interactions via feature augmentation and regional graph convolution,” </w:t>
      </w:r>
      <w:r>
        <w:rPr>
          <w:rFonts w:hint="eastAsia" w:ascii="宋体" w:hAnsi="宋体" w:eastAsia="宋体" w:cs="宋体"/>
          <w:i/>
          <w:sz w:val="24"/>
          <w:szCs w:val="24"/>
        </w:rPr>
        <w:t>Brief. Bioinform.</w:t>
      </w:r>
      <w:r>
        <w:rPr>
          <w:rFonts w:hint="eastAsia" w:ascii="宋体" w:hAnsi="宋体" w:eastAsia="宋体" w:cs="宋体"/>
          <w:sz w:val="24"/>
          <w:szCs w:val="24"/>
        </w:rPr>
        <w:t>, vol. 26, no. 1, p. bbae672, Dec. 2024, doi: 10.1093/bib/bbae672.</w:t>
      </w:r>
    </w:p>
    <w:p>
      <w:pPr>
        <w:spacing w:beforeLines="0" w:afterLines="0"/>
        <w:jc w:val="left"/>
        <w:rPr>
          <w:rFonts w:hint="eastAsia" w:ascii="宋体" w:hAnsi="宋体" w:eastAsia="宋体" w:cs="宋体"/>
          <w:sz w:val="24"/>
          <w:szCs w:val="24"/>
        </w:rPr>
      </w:pPr>
      <w:r>
        <w:rPr>
          <w:rFonts w:hint="eastAsia" w:ascii="宋体" w:hAnsi="宋体" w:eastAsia="宋体" w:cs="宋体"/>
          <w:sz w:val="24"/>
          <w:szCs w:val="24"/>
        </w:rPr>
        <w:t>[23]</w:t>
      </w:r>
      <w:r>
        <w:rPr>
          <w:rFonts w:hint="eastAsia" w:ascii="宋体" w:hAnsi="宋体" w:eastAsia="宋体" w:cs="宋体"/>
          <w:sz w:val="24"/>
          <w:szCs w:val="24"/>
        </w:rPr>
        <w:tab/>
      </w:r>
      <w:r>
        <w:rPr>
          <w:rFonts w:hint="eastAsia" w:ascii="宋体" w:hAnsi="宋体" w:eastAsia="宋体" w:cs="宋体"/>
          <w:sz w:val="24"/>
          <w:szCs w:val="24"/>
        </w:rPr>
        <w:t xml:space="preserve">M. E. M. Gonzales, J. C. Ureta, and A. M. S. Shrestha, “PHIStruct: improving phage–host interaction prediction at low sequence similarity settings using structure-aware protein embeddings,” </w:t>
      </w:r>
      <w:r>
        <w:rPr>
          <w:rFonts w:hint="eastAsia" w:ascii="宋体" w:hAnsi="宋体" w:eastAsia="宋体" w:cs="宋体"/>
          <w:i/>
          <w:sz w:val="24"/>
          <w:szCs w:val="24"/>
        </w:rPr>
        <w:t>Bioinformatics</w:t>
      </w:r>
      <w:r>
        <w:rPr>
          <w:rFonts w:hint="eastAsia" w:ascii="宋体" w:hAnsi="宋体" w:eastAsia="宋体" w:cs="宋体"/>
          <w:sz w:val="24"/>
          <w:szCs w:val="24"/>
        </w:rPr>
        <w:t>, vol. 41, no. 1, p. btaf016, Jan. 2025, doi: 10.1093/bioinformatics/btaf016.</w:t>
      </w:r>
    </w:p>
    <w:p>
      <w:pPr>
        <w:spacing w:beforeLines="0" w:afterLines="0"/>
        <w:jc w:val="left"/>
        <w:rPr>
          <w:rFonts w:hint="eastAsia" w:ascii="宋体" w:hAnsi="宋体" w:eastAsia="宋体" w:cs="宋体"/>
          <w:sz w:val="24"/>
          <w:szCs w:val="24"/>
        </w:rPr>
      </w:pPr>
      <w:r>
        <w:rPr>
          <w:rFonts w:hint="eastAsia" w:ascii="宋体" w:hAnsi="宋体" w:eastAsia="宋体" w:cs="宋体"/>
          <w:sz w:val="24"/>
          <w:szCs w:val="24"/>
        </w:rPr>
        <w:t>[24]</w:t>
      </w:r>
      <w:r>
        <w:rPr>
          <w:rFonts w:hint="eastAsia" w:ascii="宋体" w:hAnsi="宋体" w:eastAsia="宋体" w:cs="宋体"/>
          <w:sz w:val="24"/>
          <w:szCs w:val="24"/>
        </w:rPr>
        <w:tab/>
      </w:r>
      <w:r>
        <w:rPr>
          <w:rFonts w:hint="eastAsia" w:ascii="宋体" w:hAnsi="宋体" w:eastAsia="宋体" w:cs="宋体"/>
          <w:sz w:val="24"/>
          <w:szCs w:val="24"/>
        </w:rPr>
        <w:t xml:space="preserve">K. McNair, C. Zhou, E. A. Dinsdale, B. Souza, and R. A. Edwards, “PHANOTATE: a novel approach to gene identification in phage genomes,” </w:t>
      </w:r>
      <w:r>
        <w:rPr>
          <w:rFonts w:hint="eastAsia" w:ascii="宋体" w:hAnsi="宋体" w:eastAsia="宋体" w:cs="宋体"/>
          <w:i/>
          <w:sz w:val="24"/>
          <w:szCs w:val="24"/>
        </w:rPr>
        <w:t>Bioinformatics</w:t>
      </w:r>
      <w:r>
        <w:rPr>
          <w:rFonts w:hint="eastAsia" w:ascii="宋体" w:hAnsi="宋体" w:eastAsia="宋体" w:cs="宋体"/>
          <w:sz w:val="24"/>
          <w:szCs w:val="24"/>
        </w:rPr>
        <w:t>, vol. 35, no. 22, pp. 4537–4542, Apr. 2019, doi: 10.1093/bioinformatics/btz265.</w:t>
      </w:r>
    </w:p>
    <w:p>
      <w:pPr>
        <w:spacing w:beforeLines="0" w:afterLines="0"/>
        <w:jc w:val="left"/>
        <w:rPr>
          <w:rFonts w:hint="eastAsia" w:ascii="宋体" w:hAnsi="宋体" w:eastAsia="宋体" w:cs="宋体"/>
          <w:sz w:val="24"/>
          <w:szCs w:val="24"/>
        </w:rPr>
      </w:pPr>
      <w:r>
        <w:rPr>
          <w:rFonts w:hint="eastAsia" w:ascii="宋体" w:hAnsi="宋体" w:eastAsia="宋体" w:cs="宋体"/>
          <w:sz w:val="24"/>
          <w:szCs w:val="24"/>
        </w:rPr>
        <w:t>[25]</w:t>
      </w:r>
      <w:r>
        <w:rPr>
          <w:rFonts w:hint="eastAsia" w:ascii="宋体" w:hAnsi="宋体" w:eastAsia="宋体" w:cs="宋体"/>
          <w:sz w:val="24"/>
          <w:szCs w:val="24"/>
        </w:rPr>
        <w:tab/>
      </w:r>
      <w:r>
        <w:rPr>
          <w:rFonts w:hint="eastAsia" w:ascii="宋体" w:hAnsi="宋体" w:eastAsia="宋体" w:cs="宋体"/>
          <w:sz w:val="24"/>
          <w:szCs w:val="24"/>
        </w:rPr>
        <w:t xml:space="preserve">D. Hyatt, G.-L. Chen, P. F. LoCascio, M. L. Land, F. W. Larimer, and L. J. Hauser, “Prodigal: prokaryotic gene recognition and translation initiation site identification,” </w:t>
      </w:r>
      <w:r>
        <w:rPr>
          <w:rFonts w:hint="eastAsia" w:ascii="宋体" w:hAnsi="宋体" w:eastAsia="宋体" w:cs="宋体"/>
          <w:i/>
          <w:sz w:val="24"/>
          <w:szCs w:val="24"/>
        </w:rPr>
        <w:t>BMC Bioinformatics</w:t>
      </w:r>
      <w:r>
        <w:rPr>
          <w:rFonts w:hint="eastAsia" w:ascii="宋体" w:hAnsi="宋体" w:eastAsia="宋体" w:cs="宋体"/>
          <w:sz w:val="24"/>
          <w:szCs w:val="24"/>
        </w:rPr>
        <w:t>, vol. 11, no. 1, Mar. 2010, doi: 10.1186/1471-2105-11-119.</w:t>
      </w:r>
    </w:p>
    <w:p>
      <w:pPr>
        <w:spacing w:beforeLines="0" w:afterLines="0"/>
        <w:jc w:val="left"/>
        <w:rPr>
          <w:rFonts w:hint="eastAsia" w:ascii="宋体" w:hAnsi="宋体" w:eastAsia="宋体" w:cs="宋体"/>
          <w:sz w:val="24"/>
          <w:szCs w:val="24"/>
        </w:rPr>
      </w:pPr>
      <w:r>
        <w:rPr>
          <w:rFonts w:hint="eastAsia" w:ascii="宋体" w:hAnsi="宋体" w:eastAsia="宋体" w:cs="宋体"/>
          <w:sz w:val="24"/>
          <w:szCs w:val="24"/>
        </w:rPr>
        <w:t>[26]</w:t>
      </w:r>
      <w:r>
        <w:rPr>
          <w:rFonts w:hint="eastAsia" w:ascii="宋体" w:hAnsi="宋体" w:eastAsia="宋体" w:cs="宋体"/>
          <w:sz w:val="24"/>
          <w:szCs w:val="24"/>
        </w:rPr>
        <w:tab/>
      </w:r>
      <w:r>
        <w:rPr>
          <w:rFonts w:hint="eastAsia" w:ascii="宋体" w:hAnsi="宋体" w:eastAsia="宋体" w:cs="宋体"/>
          <w:sz w:val="24"/>
          <w:szCs w:val="24"/>
        </w:rPr>
        <w:t>W. Li and A. Godzik, “Cd-hit: a fast program for clustering and comparing large sets of protein or nucleotide sequences.” Oxford University Press (OUP), 2006. doi: 10.1093/bioinformatics/btl158.</w:t>
      </w:r>
    </w:p>
    <w:p>
      <w:pPr>
        <w:spacing w:beforeLines="0" w:afterLines="0"/>
        <w:jc w:val="left"/>
        <w:rPr>
          <w:rFonts w:hint="eastAsia" w:ascii="宋体" w:hAnsi="宋体" w:eastAsia="宋体" w:cs="宋体"/>
          <w:sz w:val="24"/>
          <w:szCs w:val="24"/>
        </w:rPr>
      </w:pPr>
      <w:r>
        <w:rPr>
          <w:rFonts w:hint="eastAsia" w:ascii="宋体" w:hAnsi="宋体" w:eastAsia="宋体" w:cs="宋体"/>
          <w:sz w:val="24"/>
          <w:szCs w:val="24"/>
        </w:rPr>
        <w:t>[27]</w:t>
      </w:r>
      <w:r>
        <w:rPr>
          <w:rFonts w:hint="eastAsia" w:ascii="宋体" w:hAnsi="宋体" w:eastAsia="宋体" w:cs="宋体"/>
          <w:sz w:val="24"/>
          <w:szCs w:val="24"/>
        </w:rPr>
        <w:tab/>
      </w:r>
      <w:r>
        <w:rPr>
          <w:rFonts w:hint="eastAsia" w:ascii="宋体" w:hAnsi="宋体" w:eastAsia="宋体" w:cs="宋体"/>
          <w:sz w:val="24"/>
          <w:szCs w:val="24"/>
        </w:rPr>
        <w:t xml:space="preserve">Z. Lin </w:t>
      </w:r>
      <w:r>
        <w:rPr>
          <w:rFonts w:hint="eastAsia" w:ascii="宋体" w:hAnsi="宋体" w:eastAsia="宋体" w:cs="宋体"/>
          <w:i/>
          <w:sz w:val="24"/>
          <w:szCs w:val="24"/>
        </w:rPr>
        <w:t>et al.</w:t>
      </w:r>
      <w:r>
        <w:rPr>
          <w:rFonts w:hint="eastAsia" w:ascii="宋体" w:hAnsi="宋体" w:eastAsia="宋体" w:cs="宋体"/>
          <w:sz w:val="24"/>
          <w:szCs w:val="24"/>
        </w:rPr>
        <w:t>, “Evolutionary-scale prediction of atomic level protein structure with a language model,” Jul. 2022, doi: 10.1101/2022.07.20.500902.</w:t>
      </w:r>
    </w:p>
    <w:p>
      <w:pPr>
        <w:spacing w:line="360" w:lineRule="auto"/>
        <w:rPr>
          <w:rFonts w:hint="eastAsia" w:ascii="宋体" w:hAnsi="宋体" w:eastAsia="黑体" w:cs="宋体"/>
          <w:sz w:val="24"/>
        </w:rPr>
      </w:pPr>
      <w:r>
        <w:rPr>
          <w:rFonts w:ascii="宋体" w:hAnsi="宋体" w:eastAsia="黑体" w:cs="宋体"/>
          <w:sz w:val="24"/>
        </w:rPr>
        <w:fldChar w:fldCharType="end"/>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Yun Liu" w:date="2025-12-16T11:17:00Z" w:initials="YL">
    <w:p w14:paraId="57844974">
      <w:pPr>
        <w:pStyle w:val="3"/>
      </w:pPr>
      <w:r>
        <w:rPr>
          <w:rFonts w:hint="eastAsia"/>
        </w:rPr>
        <w:t>最后再定稿</w:t>
      </w:r>
    </w:p>
  </w:comment>
  <w:comment w:id="1" w:author="丨巅峰丨灬鬼魅メ [2]" w:date="2026-03-11T21:55:49Z" w:initials="">
    <w:p w14:paraId="3BE828EA">
      <w:pPr>
        <w:pStyle w:val="3"/>
        <w:rPr>
          <w:rFonts w:hint="default" w:eastAsiaTheme="minorEastAsia"/>
          <w:lang w:val="en-US" w:eastAsia="zh-CN"/>
        </w:rPr>
      </w:pPr>
      <w:r>
        <w:rPr>
          <w:rFonts w:hint="eastAsia"/>
          <w:lang w:val="en-US" w:eastAsia="zh-CN"/>
        </w:rPr>
        <w:t>添加了总结段落</w:t>
      </w:r>
    </w:p>
  </w:comment>
  <w:comment w:id="2" w:author="Yun Liu" w:date="2025-12-18T21:20:00Z" w:initials="YL">
    <w:p w14:paraId="481B3F91">
      <w:pPr>
        <w:pStyle w:val="3"/>
      </w:pPr>
      <w:r>
        <w:rPr>
          <w:rFonts w:hint="eastAsia"/>
        </w:rPr>
        <w:t>整体画一幅图，把数据集构建、模型结构这些都放里面去。</w:t>
      </w:r>
    </w:p>
  </w:comment>
  <w:comment w:id="3" w:author="丨巅峰丨灬鬼魅メ" w:date="2026-01-26T23:55:00Z" w:initials="">
    <w:p w14:paraId="42A8579C">
      <w:pPr>
        <w:pStyle w:val="3"/>
      </w:pPr>
      <w:r>
        <w:rPr>
          <w:rFonts w:hint="eastAsia"/>
        </w:rPr>
        <w:t>重新设计了流程图，都整合在一起了</w:t>
      </w:r>
    </w:p>
  </w:comment>
  <w:comment w:id="4" w:author="Yun Liu" w:date="2026-02-01T10:06:00Z" w:initials="YL">
    <w:p w14:paraId="7AC5360A">
      <w:pPr>
        <w:pStyle w:val="3"/>
      </w:pPr>
      <w:r>
        <w:rPr>
          <w:rFonts w:hint="eastAsia"/>
        </w:rPr>
        <w:t>把整体的图放这里，再用一小段话叙述一下，下面再详细叙述。</w:t>
      </w:r>
    </w:p>
  </w:comment>
  <w:comment w:id="5" w:author="Yun Liu" w:date="2026-02-01T10:17:00Z" w:initials="YL">
    <w:p w14:paraId="50F35A9B">
      <w:pPr>
        <w:pStyle w:val="3"/>
      </w:pPr>
      <w:r>
        <w:rPr>
          <w:rFonts w:hint="eastAsia"/>
        </w:rPr>
        <w:t>？？横轴、纵轴的概念要描述清楚准确。</w:t>
      </w:r>
    </w:p>
  </w:comment>
  <w:comment w:id="6" w:author="丨巅峰丨灬鬼魅メ [2]" w:date="2026-03-11T21:56:12Z" w:initials="">
    <w:p w14:paraId="1D4B0C8D">
      <w:pPr>
        <w:pStyle w:val="3"/>
        <w:rPr>
          <w:rFonts w:hint="default" w:eastAsiaTheme="minorEastAsia"/>
          <w:lang w:val="en-US" w:eastAsia="zh-CN"/>
        </w:rPr>
      </w:pPr>
      <w:r>
        <w:rPr>
          <w:rFonts w:hint="eastAsia"/>
          <w:lang w:val="en-US" w:eastAsia="zh-CN"/>
        </w:rPr>
        <w:t>重新整理了横轴纵轴的描述逻辑</w:t>
      </w:r>
    </w:p>
  </w:comment>
  <w:comment w:id="7" w:author="Yun Liu" w:date="2026-02-01T10:05:00Z" w:initials="YL">
    <w:p w14:paraId="297D021C">
      <w:pPr>
        <w:pStyle w:val="3"/>
      </w:pPr>
      <w:r>
        <w:rPr>
          <w:rFonts w:hint="eastAsia"/>
        </w:rPr>
        <w:t>放到本节的最开头</w:t>
      </w:r>
    </w:p>
  </w:comment>
  <w:comment w:id="8" w:author="Yun Liu" w:date="2026-02-01T10:37:00Z" w:initials="YL">
    <w:p w14:paraId="63922113">
      <w:pPr>
        <w:pStyle w:val="3"/>
      </w:pPr>
      <w:r>
        <w:rPr>
          <w:rFonts w:hint="eastAsia"/>
        </w:rPr>
        <w:t>图片的问题：</w:t>
      </w:r>
    </w:p>
    <w:p w14:paraId="57EC08FF">
      <w:pPr>
        <w:pStyle w:val="3"/>
        <w:numPr>
          <w:ilvl w:val="0"/>
          <w:numId w:val="1"/>
        </w:numPr>
      </w:pPr>
      <w:r>
        <w:rPr>
          <w:rFonts w:hint="eastAsia"/>
        </w:rPr>
        <w:t>PHI Paris和cdhit聚类的框里，颜色代表什么？宿主和噬菌体？要加标注。</w:t>
      </w:r>
    </w:p>
    <w:p w14:paraId="341C5BB6">
      <w:pPr>
        <w:pStyle w:val="3"/>
        <w:numPr>
          <w:ilvl w:val="0"/>
          <w:numId w:val="1"/>
        </w:numPr>
      </w:pPr>
      <w:r>
        <w:rPr>
          <w:rFonts w:hint="eastAsia"/>
        </w:rPr>
        <w:t>输入的四个phage、host、protein和taxonomy从何而来？与A的关系是什么？</w:t>
      </w:r>
    </w:p>
    <w:p w14:paraId="61811F4C">
      <w:pPr>
        <w:pStyle w:val="3"/>
        <w:numPr>
          <w:ilvl w:val="0"/>
          <w:numId w:val="1"/>
        </w:numPr>
      </w:pPr>
      <w:r>
        <w:rPr>
          <w:rFonts w:hint="eastAsia"/>
        </w:rPr>
        <w:t>四类几点的表示应该是从B中来的吧，但看不到联系。几类边的构建过程也不尽相同，也需要画出来。</w:t>
      </w:r>
    </w:p>
    <w:p w14:paraId="7DD12CC2">
      <w:pPr>
        <w:pStyle w:val="3"/>
        <w:numPr>
          <w:ilvl w:val="0"/>
          <w:numId w:val="1"/>
        </w:numPr>
      </w:pPr>
      <w:r>
        <w:rPr>
          <w:rFonts w:hint="eastAsia"/>
        </w:rPr>
        <w:t>Initial feature从何而来？</w:t>
      </w:r>
    </w:p>
  </w:comment>
  <w:comment w:id="9" w:author="丨巅峰丨灬鬼魅メ [2]" w:date="2026-03-12T11:37:17Z" w:initials="">
    <w:p w14:paraId="68FB78DD">
      <w:pPr>
        <w:pStyle w:val="3"/>
        <w:rPr>
          <w:rFonts w:hint="default" w:eastAsiaTheme="minorEastAsia"/>
          <w:lang w:val="en-US" w:eastAsia="zh-CN"/>
        </w:rPr>
      </w:pPr>
      <w:r>
        <w:rPr>
          <w:rFonts w:hint="eastAsia"/>
          <w:lang w:val="en-US" w:eastAsia="zh-CN"/>
        </w:rPr>
        <w:t>这里图片需要重新设计一下</w:t>
      </w:r>
    </w:p>
  </w:comment>
  <w:comment w:id="10" w:author="Yun Liu" w:date="2026-02-01T11:05:00Z" w:initials="YL">
    <w:p w14:paraId="1B00310E">
      <w:pPr>
        <w:pStyle w:val="3"/>
      </w:pPr>
      <w:r>
        <w:rPr>
          <w:rFonts w:hint="eastAsia"/>
        </w:rPr>
        <w:t>参考文献</w:t>
      </w:r>
    </w:p>
  </w:comment>
  <w:comment w:id="11" w:author="Yun Liu" w:date="2026-02-01T11:12:00Z" w:initials="YL">
    <w:p w14:paraId="49B83458">
      <w:pPr>
        <w:pStyle w:val="3"/>
      </w:pPr>
      <w:r>
        <w:rPr>
          <w:rFonts w:hint="eastAsia"/>
        </w:rPr>
        <w:t>参考文献。另外，没有对蛋白质进行去冗余么？蛋白质总数多少？这里要说明。</w:t>
      </w:r>
    </w:p>
  </w:comment>
  <w:comment w:id="12" w:author="丨巅峰丨灬鬼魅メ [2]" w:date="2026-03-11T21:59:58Z" w:initials="">
    <w:p w14:paraId="65A1708D">
      <w:pPr>
        <w:pStyle w:val="3"/>
        <w:rPr>
          <w:rFonts w:hint="default" w:eastAsiaTheme="minorEastAsia"/>
          <w:lang w:val="en-US" w:eastAsia="zh-CN"/>
        </w:rPr>
      </w:pPr>
      <w:r>
        <w:rPr>
          <w:rFonts w:hint="eastAsia"/>
          <w:lang w:val="en-US" w:eastAsia="zh-CN"/>
        </w:rPr>
        <w:t>利用cdhit对蛋白质去冗余 详细的前后数量对比在段落中得到体现</w:t>
      </w:r>
    </w:p>
  </w:comment>
  <w:comment w:id="13" w:author="Yun Liu" w:date="2026-02-01T11:03:00Z" w:initials="YL">
    <w:p w14:paraId="6E1E2E61">
      <w:pPr>
        <w:pStyle w:val="3"/>
      </w:pPr>
      <w:r>
        <w:rPr>
          <w:rFonts w:hint="eastAsia"/>
        </w:rPr>
        <w:t>看不懂。</w:t>
      </w:r>
    </w:p>
    <w:p w14:paraId="60DD6B20">
      <w:pPr>
        <w:pStyle w:val="3"/>
      </w:pPr>
      <w:r>
        <w:rPr>
          <w:rFonts w:hint="eastAsia"/>
        </w:rPr>
        <w:t>首先叙述taxonomy节点是什么，再说节点表示如何获取。</w:t>
      </w:r>
    </w:p>
  </w:comment>
  <w:comment w:id="14" w:author="丨巅峰丨灬鬼魅メ [2]" w:date="2026-03-11T22:00:56Z" w:initials="">
    <w:p w14:paraId="6539150D">
      <w:pPr>
        <w:pStyle w:val="3"/>
        <w:rPr>
          <w:rFonts w:hint="default" w:eastAsiaTheme="minorEastAsia"/>
          <w:lang w:val="en-US" w:eastAsia="zh-CN"/>
        </w:rPr>
      </w:pPr>
      <w:r>
        <w:rPr>
          <w:rFonts w:hint="eastAsia"/>
          <w:lang w:val="en-US" w:eastAsia="zh-CN"/>
        </w:rPr>
        <w:t>按照这个逻辑重新叙述</w:t>
      </w:r>
    </w:p>
  </w:comment>
  <w:comment w:id="15" w:author="Yun Liu" w:date="2026-02-01T11:10:00Z" w:initials="YL">
    <w:p w14:paraId="1BD067AE">
      <w:pPr>
        <w:pStyle w:val="3"/>
      </w:pPr>
      <w:r>
        <w:rPr>
          <w:rFonts w:hint="eastAsia"/>
        </w:rPr>
        <w:t>参考文献</w:t>
      </w:r>
    </w:p>
  </w:comment>
  <w:comment w:id="16" w:author="Yun Liu" w:date="2026-02-01T11:18:00Z" w:initials="YL">
    <w:p w14:paraId="7BA54F99">
      <w:pPr>
        <w:pStyle w:val="3"/>
      </w:pPr>
      <w:r>
        <w:rPr>
          <w:rFonts w:hint="eastAsia"/>
        </w:rPr>
        <w:t>分出几个层次吧，因为模型是有框架的。不需要建立标题，但可以用加粗的方式。</w:t>
      </w:r>
    </w:p>
  </w:comment>
  <w:comment w:id="17" w:author="丨巅峰丨灬鬼魅メ [2]" w:date="2026-03-11T22:01:16Z" w:initials="">
    <w:p w14:paraId="318D3977">
      <w:pPr>
        <w:pStyle w:val="3"/>
        <w:rPr>
          <w:rFonts w:hint="default" w:eastAsiaTheme="minorEastAsia"/>
          <w:lang w:val="en-US" w:eastAsia="zh-CN"/>
        </w:rPr>
      </w:pPr>
      <w:r>
        <w:rPr>
          <w:rFonts w:hint="eastAsia"/>
          <w:lang w:val="en-US" w:eastAsia="zh-CN"/>
        </w:rPr>
        <w:t>分出几个层次 并用黑体标注</w:t>
      </w:r>
    </w:p>
  </w:comment>
  <w:comment w:id="18" w:author="Yun Liu" w:date="2025-12-18T21:39:00Z" w:initials="YL">
    <w:p w14:paraId="5BAF0E5C">
      <w:pPr>
        <w:pStyle w:val="3"/>
      </w:pPr>
      <w:r>
        <w:rPr>
          <w:rFonts w:hint="eastAsia"/>
        </w:rPr>
        <w:t>实验结果展示有些单调，看看同类论文，最好把实验结果弄得丰富一些。</w:t>
      </w:r>
    </w:p>
  </w:comment>
  <w:comment w:id="19" w:author="丨巅峰丨灬鬼魅メ" w:date="2026-01-12T23:41:00Z" w:initials="">
    <w:p w14:paraId="0A626FA5">
      <w:pPr>
        <w:pStyle w:val="3"/>
      </w:pPr>
      <w:r>
        <w:rPr>
          <w:rFonts w:hint="eastAsia"/>
        </w:rPr>
        <w:t>把图3换成了哑铃图</w:t>
      </w:r>
    </w:p>
    <w:p w14:paraId="78B716FA">
      <w:pPr>
        <w:pStyle w:val="3"/>
      </w:pPr>
      <w:r>
        <w:rPr>
          <w:rFonts w:hint="eastAsia"/>
        </w:rPr>
        <w:t>图6换成了一个局部折线图</w:t>
      </w:r>
    </w:p>
    <w:p w14:paraId="425E2324">
      <w:pPr>
        <w:pStyle w:val="3"/>
      </w:pPr>
      <w:r>
        <w:rPr>
          <w:rFonts w:hint="eastAsia"/>
        </w:rPr>
        <w:t>新增图7 把消融实验用瀑布图展示</w:t>
      </w:r>
    </w:p>
  </w:comment>
  <w:comment w:id="20" w:author="Yun Liu" w:date="2026-02-01T11:52:00Z" w:initials="YL">
    <w:p w14:paraId="49D920DB">
      <w:pPr>
        <w:pStyle w:val="3"/>
      </w:pPr>
      <w:r>
        <w:rPr>
          <w:rFonts w:hint="eastAsia"/>
        </w:rPr>
        <w:t>单宿主、多宿主能不能分开评估？</w:t>
      </w:r>
    </w:p>
  </w:comment>
  <w:comment w:id="21" w:author="丨巅峰丨灬鬼魅メ [2]" w:date="2026-03-11T00:04:29Z" w:initials="">
    <w:p w14:paraId="591156B4">
      <w:pPr>
        <w:keepNext w:val="0"/>
        <w:keepLines w:val="0"/>
        <w:widowControl/>
        <w:numPr>
          <w:ilvl w:val="0"/>
          <w:numId w:val="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18" w:lineRule="atLeast"/>
        <w:ind w:left="-360" w:leftChars="0" w:right="0" w:rightChars="0"/>
        <w:rPr>
          <w:rFonts w:hint="default" w:eastAsiaTheme="minorEastAsia"/>
          <w:lang w:val="en-US" w:eastAsia="zh-CN"/>
        </w:rPr>
      </w:pPr>
      <w:r>
        <w:rPr>
          <w:rFonts w:hint="eastAsia"/>
          <w:lang w:val="en-US" w:eastAsia="zh-CN"/>
        </w:rPr>
        <w:t>针对多宿主的问题，统计了一下实验结果。</w:t>
      </w:r>
      <w:r>
        <w:rPr>
          <w:rFonts w:hint="eastAsia"/>
          <w:lang w:val="en-US" w:eastAsia="zh-CN"/>
        </w:rPr>
        <w:br w:type="textWrapping"/>
      </w:r>
      <w:r>
        <w:rPr>
          <w:rFonts w:hint="eastAsia"/>
          <w:lang w:val="en-US" w:eastAsia="zh-CN"/>
        </w:rPr>
        <w:t>1.数据集中一共有9664个噬菌体，其中有61个噬菌体是多宿主噬菌体。样本量较少</w:t>
      </w:r>
    </w:p>
    <w:p w14:paraId="17CC55DB">
      <w:pPr>
        <w:keepNext w:val="0"/>
        <w:keepLines w:val="0"/>
        <w:widowControl/>
        <w:numPr>
          <w:ilvl w:val="0"/>
          <w:numId w:val="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18" w:lineRule="atLeast"/>
        <w:ind w:left="-360" w:leftChars="0" w:right="0" w:rightChars="0"/>
        <w:rPr>
          <w:rFonts w:hint="default" w:eastAsiaTheme="minorEastAsia"/>
          <w:lang w:val="en-US" w:eastAsia="zh-CN"/>
        </w:rPr>
      </w:pPr>
      <w:r>
        <w:rPr>
          <w:rFonts w:hint="eastAsia"/>
          <w:lang w:val="en-US" w:eastAsia="zh-CN"/>
        </w:rPr>
        <w:t>2.在测试集中有12个多宿主噬菌体。结果为：</w:t>
      </w:r>
      <w:r>
        <w:rPr>
          <w:rFonts w:hint="eastAsia"/>
          <w:lang w:val="en-US" w:eastAsia="zh-CN"/>
        </w:rPr>
        <w:br w:type="textWrapping"/>
      </w:r>
      <w:r>
        <w:rPr>
          <w:rFonts w:hint="eastAsia"/>
          <w:lang w:val="en-US" w:eastAsia="zh-CN"/>
        </w:rPr>
        <w:t>Top-1 ：6/12 = 50.0%，Top-3 ：9/12 = 75.0%，Top-5 10/12=83.3%，Top-10 11/12 = 91.7%</w:t>
      </w:r>
    </w:p>
  </w:comment>
  <w:comment w:id="22" w:author="Yun Liu" w:date="2026-02-01T11:55:00Z" w:initials="YL">
    <w:p w14:paraId="0E931D3D">
      <w:pPr>
        <w:pStyle w:val="3"/>
      </w:pPr>
      <w:r>
        <w:rPr>
          <w:rFonts w:hint="eastAsia"/>
        </w:rPr>
        <w:t>图表呢？</w:t>
      </w:r>
    </w:p>
  </w:comment>
  <w:comment w:id="23" w:author="丨巅峰丨灬鬼魅メ [2]" w:date="2026-03-08T22:23:11Z" w:initials="">
    <w:p w14:paraId="62094B43">
      <w:pPr>
        <w:pStyle w:val="3"/>
        <w:rPr>
          <w:rFonts w:hint="default" w:eastAsia="宋体"/>
          <w:lang w:val="en-US" w:eastAsia="zh-CN"/>
        </w:rPr>
      </w:pPr>
      <w:r>
        <w:rPr>
          <w:rFonts w:hint="eastAsia" w:ascii="宋体" w:hAnsi="宋体" w:eastAsia="宋体" w:cs="宋体"/>
          <w:sz w:val="24"/>
          <w:lang w:val="en-US" w:eastAsia="zh-CN"/>
        </w:rPr>
        <w:t>这里</w:t>
      </w:r>
      <w:r>
        <w:rPr>
          <w:rFonts w:hint="eastAsia" w:ascii="宋体" w:hAnsi="宋体" w:eastAsia="宋体" w:cs="宋体"/>
          <w:sz w:val="24"/>
        </w:rPr>
        <w:t>仅对Species Level的Hit@1进行比较。</w:t>
      </w:r>
      <w:r>
        <w:rPr>
          <w:rFonts w:hint="eastAsia" w:ascii="宋体" w:hAnsi="宋体" w:eastAsia="宋体" w:cs="宋体"/>
          <w:sz w:val="24"/>
          <w:lang w:val="en-US" w:eastAsia="zh-CN"/>
        </w:rPr>
        <w:t>所以就没有设置图表</w:t>
      </w:r>
    </w:p>
  </w:comment>
  <w:comment w:id="24" w:author="丨巅峰丨灬鬼魅メ [2]" w:date="2026-03-09T21:21:01Z" w:initials="">
    <w:p w14:paraId="11C87A62">
      <w:pPr>
        <w:pStyle w:val="3"/>
        <w:rPr>
          <w:rFonts w:hint="default" w:eastAsiaTheme="minorEastAsia"/>
          <w:lang w:val="en-US" w:eastAsia="zh-CN"/>
        </w:rPr>
      </w:pPr>
      <w:r>
        <w:rPr>
          <w:rFonts w:hint="eastAsia"/>
          <w:lang w:val="en-US" w:eastAsia="zh-CN"/>
        </w:rPr>
        <w:t>因为我复现的过程中发现CHERRY并不能达到论文中的效果，所以只比较了论文中给出的</w:t>
      </w:r>
      <w:r>
        <w:rPr>
          <w:rFonts w:hint="eastAsia" w:ascii="宋体" w:hAnsi="宋体" w:eastAsia="宋体" w:cs="宋体"/>
          <w:sz w:val="24"/>
        </w:rPr>
        <w:t>Species Level的Hit@1</w:t>
      </w:r>
    </w:p>
  </w:comment>
  <w:comment w:id="25" w:author="Yun Liu" w:date="2026-02-01T12:05:00Z" w:initials="YL">
    <w:p w14:paraId="1F3006F9">
      <w:pPr>
        <w:pStyle w:val="3"/>
      </w:pPr>
      <w:r>
        <w:rPr>
          <w:rFonts w:hint="eastAsia"/>
        </w:rPr>
        <w:t>图中的legend写到坐标轴的标记上</w:t>
      </w:r>
    </w:p>
  </w:comment>
  <w:comment w:id="26" w:author="丨巅峰丨灬鬼魅メ [2]" w:date="2026-03-11T22:02:26Z" w:initials="">
    <w:p w14:paraId="63E13158">
      <w:pPr>
        <w:pStyle w:val="3"/>
        <w:rPr>
          <w:rFonts w:hint="default" w:eastAsiaTheme="minorEastAsia"/>
          <w:lang w:val="en-US" w:eastAsia="zh-CN"/>
        </w:rPr>
      </w:pPr>
      <w:r>
        <w:rPr>
          <w:rFonts w:hint="eastAsia"/>
          <w:lang w:val="en-US" w:eastAsia="zh-CN"/>
        </w:rPr>
        <w:t>修改图片 更正legend的位置</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7844974" w15:done="0"/>
  <w15:commentEx w15:paraId="3BE828EA" w15:done="0"/>
  <w15:commentEx w15:paraId="481B3F91" w15:done="0"/>
  <w15:commentEx w15:paraId="42A8579C" w15:done="0" w15:paraIdParent="481B3F91"/>
  <w15:commentEx w15:paraId="7AC5360A" w15:done="0" w15:paraIdParent="481B3F91"/>
  <w15:commentEx w15:paraId="50F35A9B" w15:done="0"/>
  <w15:commentEx w15:paraId="1D4B0C8D" w15:done="0" w15:paraIdParent="50F35A9B"/>
  <w15:commentEx w15:paraId="297D021C" w15:done="0"/>
  <w15:commentEx w15:paraId="7DD12CC2" w15:done="0" w15:paraIdParent="297D021C"/>
  <w15:commentEx w15:paraId="68FB78DD" w15:done="0" w15:paraIdParent="297D021C"/>
  <w15:commentEx w15:paraId="1B00310E" w15:done="0"/>
  <w15:commentEx w15:paraId="49B83458" w15:done="0"/>
  <w15:commentEx w15:paraId="65A1708D" w15:done="0" w15:paraIdParent="49B83458"/>
  <w15:commentEx w15:paraId="60DD6B20" w15:done="0"/>
  <w15:commentEx w15:paraId="6539150D" w15:done="0" w15:paraIdParent="60DD6B20"/>
  <w15:commentEx w15:paraId="1BD067AE" w15:done="0"/>
  <w15:commentEx w15:paraId="7BA54F99" w15:done="0"/>
  <w15:commentEx w15:paraId="318D3977" w15:done="0" w15:paraIdParent="7BA54F99"/>
  <w15:commentEx w15:paraId="5BAF0E5C" w15:done="0"/>
  <w15:commentEx w15:paraId="425E2324" w15:done="0" w15:paraIdParent="5BAF0E5C"/>
  <w15:commentEx w15:paraId="49D920DB" w15:done="0"/>
  <w15:commentEx w15:paraId="17CC55DB" w15:done="0" w15:paraIdParent="49D920DB"/>
  <w15:commentEx w15:paraId="0E931D3D" w15:done="0"/>
  <w15:commentEx w15:paraId="62094B43" w15:done="0" w15:paraIdParent="0E931D3D"/>
  <w15:commentEx w15:paraId="11C87A62" w15:done="0" w15:paraIdParent="0E931D3D"/>
  <w15:commentEx w15:paraId="1F3006F9" w15:done="0"/>
  <w15:commentEx w15:paraId="63E13158" w15:done="0" w15:paraIdParent="1F3006F9"/>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微软雅黑">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D65774"/>
    <w:multiLevelType w:val="singleLevel"/>
    <w:tmpl w:val="8ED65774"/>
    <w:lvl w:ilvl="0" w:tentative="0">
      <w:start w:val="1"/>
      <w:numFmt w:val="decimal"/>
      <w:suff w:val="nothing"/>
      <w:lvlText w:val="（%1）"/>
      <w:lvlJc w:val="left"/>
    </w:lvl>
  </w:abstractNum>
  <w:abstractNum w:abstractNumId="1">
    <w:nsid w:val="B002D053"/>
    <w:multiLevelType w:val="singleLevel"/>
    <w:tmpl w:val="B002D053"/>
    <w:lvl w:ilvl="0" w:tentative="0">
      <w:start w:val="1"/>
      <w:numFmt w:val="upperLetter"/>
      <w:suff w:val="space"/>
      <w:lvlText w:val="（%1）"/>
      <w:lvlJc w:val="left"/>
    </w:lvl>
  </w:abstractNum>
  <w:abstractNum w:abstractNumId="2">
    <w:nsid w:val="7341559C"/>
    <w:multiLevelType w:val="multilevel"/>
    <w:tmpl w:val="7341559C"/>
    <w:lvl w:ilvl="0" w:tentative="0">
      <w:start w:val="1"/>
      <w:numFmt w:val="upperLetter"/>
      <w:lvlText w:val="%1."/>
      <w:lvlJc w:val="left"/>
      <w:pPr>
        <w:ind w:left="1020" w:hanging="360"/>
      </w:pPr>
    </w:lvl>
    <w:lvl w:ilvl="1" w:tentative="0">
      <w:start w:val="1"/>
      <w:numFmt w:val="upperLetter"/>
      <w:lvlText w:val="%2."/>
      <w:lvlJc w:val="left"/>
      <w:pPr>
        <w:ind w:left="1020" w:hanging="360"/>
      </w:pPr>
    </w:lvl>
    <w:lvl w:ilvl="2" w:tentative="0">
      <w:start w:val="1"/>
      <w:numFmt w:val="upperLetter"/>
      <w:lvlText w:val="%3."/>
      <w:lvlJc w:val="left"/>
      <w:pPr>
        <w:ind w:left="1020" w:hanging="360"/>
      </w:pPr>
    </w:lvl>
    <w:lvl w:ilvl="3" w:tentative="0">
      <w:start w:val="1"/>
      <w:numFmt w:val="upperLetter"/>
      <w:lvlText w:val="%4."/>
      <w:lvlJc w:val="left"/>
      <w:pPr>
        <w:ind w:left="1020" w:hanging="360"/>
      </w:pPr>
    </w:lvl>
    <w:lvl w:ilvl="4" w:tentative="0">
      <w:start w:val="1"/>
      <w:numFmt w:val="upperLetter"/>
      <w:lvlText w:val="%5."/>
      <w:lvlJc w:val="left"/>
      <w:pPr>
        <w:ind w:left="1020" w:hanging="360"/>
      </w:pPr>
    </w:lvl>
    <w:lvl w:ilvl="5" w:tentative="0">
      <w:start w:val="1"/>
      <w:numFmt w:val="upperLetter"/>
      <w:lvlText w:val="%6."/>
      <w:lvlJc w:val="left"/>
      <w:pPr>
        <w:ind w:left="1020" w:hanging="360"/>
      </w:pPr>
    </w:lvl>
    <w:lvl w:ilvl="6" w:tentative="0">
      <w:start w:val="1"/>
      <w:numFmt w:val="upperLetter"/>
      <w:lvlText w:val="%7."/>
      <w:lvlJc w:val="left"/>
      <w:pPr>
        <w:ind w:left="1020" w:hanging="360"/>
      </w:pPr>
    </w:lvl>
    <w:lvl w:ilvl="7" w:tentative="0">
      <w:start w:val="1"/>
      <w:numFmt w:val="upperLetter"/>
      <w:lvlText w:val="%8."/>
      <w:lvlJc w:val="left"/>
      <w:pPr>
        <w:ind w:left="1020" w:hanging="360"/>
      </w:pPr>
    </w:lvl>
    <w:lvl w:ilvl="8" w:tentative="0">
      <w:start w:val="1"/>
      <w:numFmt w:val="upperLetter"/>
      <w:lvlText w:val="%9."/>
      <w:lvlJc w:val="left"/>
      <w:pPr>
        <w:ind w:left="1020" w:hanging="360"/>
      </w:pPr>
    </w:lvl>
  </w:abstractNum>
  <w:num w:numId="1">
    <w:abstractNumId w:val="2"/>
  </w:num>
  <w:num w:numId="2">
    <w:abstractNumId w:val="0"/>
  </w:num>
  <w:num w:numId="3">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Yun Liu">
    <w15:presenceInfo w15:providerId="Windows Live" w15:userId="921d610039968045"/>
  </w15:person>
  <w15:person w15:author="丨巅峰丨灬鬼魅メ">
    <w15:presenceInfo w15:providerId="None" w15:userId="丨巅峰丨灬鬼魅メ"/>
  </w15:person>
  <w15:person w15:author="丨巅峰丨灬鬼魅メ [2]">
    <w15:presenceInfo w15:providerId="WPS Office" w15:userId="6047021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523B2"/>
    <w:rsid w:val="0007567C"/>
    <w:rsid w:val="000A279B"/>
    <w:rsid w:val="000A7EAA"/>
    <w:rsid w:val="00105C13"/>
    <w:rsid w:val="00125E9F"/>
    <w:rsid w:val="00137D68"/>
    <w:rsid w:val="001533EB"/>
    <w:rsid w:val="00172A27"/>
    <w:rsid w:val="0021017C"/>
    <w:rsid w:val="002263C9"/>
    <w:rsid w:val="002405F3"/>
    <w:rsid w:val="00273759"/>
    <w:rsid w:val="002A6632"/>
    <w:rsid w:val="002F6F69"/>
    <w:rsid w:val="00315F5D"/>
    <w:rsid w:val="0034022A"/>
    <w:rsid w:val="00365B0E"/>
    <w:rsid w:val="00366094"/>
    <w:rsid w:val="00404463"/>
    <w:rsid w:val="00417C5D"/>
    <w:rsid w:val="00435346"/>
    <w:rsid w:val="00485E57"/>
    <w:rsid w:val="004C4342"/>
    <w:rsid w:val="00515B8F"/>
    <w:rsid w:val="00527E50"/>
    <w:rsid w:val="00580961"/>
    <w:rsid w:val="005B639F"/>
    <w:rsid w:val="005C5FAE"/>
    <w:rsid w:val="0062295C"/>
    <w:rsid w:val="0067565A"/>
    <w:rsid w:val="00682000"/>
    <w:rsid w:val="006C3BE8"/>
    <w:rsid w:val="006F2006"/>
    <w:rsid w:val="00753046"/>
    <w:rsid w:val="00793554"/>
    <w:rsid w:val="007946E7"/>
    <w:rsid w:val="007B56F0"/>
    <w:rsid w:val="007D6E4A"/>
    <w:rsid w:val="00846BF2"/>
    <w:rsid w:val="008C3F82"/>
    <w:rsid w:val="008C618D"/>
    <w:rsid w:val="008D313A"/>
    <w:rsid w:val="008E34FA"/>
    <w:rsid w:val="00943DAC"/>
    <w:rsid w:val="009A3284"/>
    <w:rsid w:val="009D4225"/>
    <w:rsid w:val="00A32D40"/>
    <w:rsid w:val="00A9185D"/>
    <w:rsid w:val="00AF0187"/>
    <w:rsid w:val="00B06895"/>
    <w:rsid w:val="00B75068"/>
    <w:rsid w:val="00B83665"/>
    <w:rsid w:val="00B97AE2"/>
    <w:rsid w:val="00BF74CD"/>
    <w:rsid w:val="00C26C50"/>
    <w:rsid w:val="00C61FF8"/>
    <w:rsid w:val="00C6591A"/>
    <w:rsid w:val="00C95904"/>
    <w:rsid w:val="00CC3DF2"/>
    <w:rsid w:val="00D17DA0"/>
    <w:rsid w:val="00D6779D"/>
    <w:rsid w:val="00D97CD4"/>
    <w:rsid w:val="00E32D3F"/>
    <w:rsid w:val="00E40880"/>
    <w:rsid w:val="00E7509E"/>
    <w:rsid w:val="00EA66DB"/>
    <w:rsid w:val="00EC553F"/>
    <w:rsid w:val="00ED4D43"/>
    <w:rsid w:val="00F06994"/>
    <w:rsid w:val="00F17FD5"/>
    <w:rsid w:val="00F2321E"/>
    <w:rsid w:val="00F25260"/>
    <w:rsid w:val="00F362D1"/>
    <w:rsid w:val="00F610F2"/>
    <w:rsid w:val="00F632E4"/>
    <w:rsid w:val="00F869C5"/>
    <w:rsid w:val="00FB3B8B"/>
    <w:rsid w:val="010D2270"/>
    <w:rsid w:val="012A2737"/>
    <w:rsid w:val="012D4559"/>
    <w:rsid w:val="01320784"/>
    <w:rsid w:val="016960C3"/>
    <w:rsid w:val="01A35B18"/>
    <w:rsid w:val="01E84A30"/>
    <w:rsid w:val="021F7108"/>
    <w:rsid w:val="027E4F96"/>
    <w:rsid w:val="028E0A41"/>
    <w:rsid w:val="02AF3E19"/>
    <w:rsid w:val="02C37754"/>
    <w:rsid w:val="030376E3"/>
    <w:rsid w:val="03252741"/>
    <w:rsid w:val="0327793A"/>
    <w:rsid w:val="03652CA2"/>
    <w:rsid w:val="03720230"/>
    <w:rsid w:val="03757628"/>
    <w:rsid w:val="03ED1BC5"/>
    <w:rsid w:val="03F91E91"/>
    <w:rsid w:val="03FB3196"/>
    <w:rsid w:val="040B3430"/>
    <w:rsid w:val="04200D92"/>
    <w:rsid w:val="04284F5F"/>
    <w:rsid w:val="042F4508"/>
    <w:rsid w:val="0430275A"/>
    <w:rsid w:val="0449094B"/>
    <w:rsid w:val="04547FC5"/>
    <w:rsid w:val="048033EF"/>
    <w:rsid w:val="048552F8"/>
    <w:rsid w:val="049774DD"/>
    <w:rsid w:val="049E0421"/>
    <w:rsid w:val="04E734BD"/>
    <w:rsid w:val="04F059E6"/>
    <w:rsid w:val="05351CA6"/>
    <w:rsid w:val="054E016B"/>
    <w:rsid w:val="0568116E"/>
    <w:rsid w:val="05C41BC0"/>
    <w:rsid w:val="05E50738"/>
    <w:rsid w:val="060F4DFF"/>
    <w:rsid w:val="061A2525"/>
    <w:rsid w:val="062A342B"/>
    <w:rsid w:val="06357BC4"/>
    <w:rsid w:val="064268D3"/>
    <w:rsid w:val="06622973"/>
    <w:rsid w:val="067E2E92"/>
    <w:rsid w:val="06906652"/>
    <w:rsid w:val="06B81950"/>
    <w:rsid w:val="06BA630B"/>
    <w:rsid w:val="06BF1720"/>
    <w:rsid w:val="06C66B2C"/>
    <w:rsid w:val="06C92E89"/>
    <w:rsid w:val="06D13261"/>
    <w:rsid w:val="06E049A3"/>
    <w:rsid w:val="07072A50"/>
    <w:rsid w:val="070920DA"/>
    <w:rsid w:val="07537A15"/>
    <w:rsid w:val="076A180B"/>
    <w:rsid w:val="07724A47"/>
    <w:rsid w:val="078A686A"/>
    <w:rsid w:val="07A7031D"/>
    <w:rsid w:val="07B11FAD"/>
    <w:rsid w:val="07C21FD0"/>
    <w:rsid w:val="07CA07CF"/>
    <w:rsid w:val="08043FB5"/>
    <w:rsid w:val="086D61BC"/>
    <w:rsid w:val="08A55595"/>
    <w:rsid w:val="08BF0E65"/>
    <w:rsid w:val="08C04D79"/>
    <w:rsid w:val="08CF6F01"/>
    <w:rsid w:val="090827CD"/>
    <w:rsid w:val="098A50B6"/>
    <w:rsid w:val="09920843"/>
    <w:rsid w:val="09E86E9C"/>
    <w:rsid w:val="0A4423C6"/>
    <w:rsid w:val="0A5D3B7D"/>
    <w:rsid w:val="0A622F41"/>
    <w:rsid w:val="0A694E8C"/>
    <w:rsid w:val="0A6A629A"/>
    <w:rsid w:val="0A7967D5"/>
    <w:rsid w:val="0AA74CD1"/>
    <w:rsid w:val="0ABB4D47"/>
    <w:rsid w:val="0AF1165E"/>
    <w:rsid w:val="0AF81A67"/>
    <w:rsid w:val="0B185CF6"/>
    <w:rsid w:val="0B254E57"/>
    <w:rsid w:val="0B4F20E6"/>
    <w:rsid w:val="0B5D6980"/>
    <w:rsid w:val="0B686E11"/>
    <w:rsid w:val="0B942479"/>
    <w:rsid w:val="0B9F1F73"/>
    <w:rsid w:val="0BB95876"/>
    <w:rsid w:val="0BBC2E0F"/>
    <w:rsid w:val="0BDC6D23"/>
    <w:rsid w:val="0BDE6F3F"/>
    <w:rsid w:val="0C380C8B"/>
    <w:rsid w:val="0C3E64B9"/>
    <w:rsid w:val="0C4C5A70"/>
    <w:rsid w:val="0C855D18"/>
    <w:rsid w:val="0C9A711D"/>
    <w:rsid w:val="0CAF38BD"/>
    <w:rsid w:val="0CB057A5"/>
    <w:rsid w:val="0CB90A2D"/>
    <w:rsid w:val="0CE265BB"/>
    <w:rsid w:val="0D317B38"/>
    <w:rsid w:val="0D337136"/>
    <w:rsid w:val="0D40049F"/>
    <w:rsid w:val="0D435469"/>
    <w:rsid w:val="0D460355"/>
    <w:rsid w:val="0D4C225E"/>
    <w:rsid w:val="0D5E30A2"/>
    <w:rsid w:val="0D632F5A"/>
    <w:rsid w:val="0D9074CF"/>
    <w:rsid w:val="0DAC357C"/>
    <w:rsid w:val="0DF0019A"/>
    <w:rsid w:val="0E3D5069"/>
    <w:rsid w:val="0E4A3375"/>
    <w:rsid w:val="0EAA5A1E"/>
    <w:rsid w:val="0EE000F6"/>
    <w:rsid w:val="0EED520D"/>
    <w:rsid w:val="0F46589C"/>
    <w:rsid w:val="0F796FF0"/>
    <w:rsid w:val="0F931DEF"/>
    <w:rsid w:val="0FEB5897"/>
    <w:rsid w:val="10020DC3"/>
    <w:rsid w:val="102C2726"/>
    <w:rsid w:val="107033EA"/>
    <w:rsid w:val="10870F52"/>
    <w:rsid w:val="109220A6"/>
    <w:rsid w:val="10B81EFA"/>
    <w:rsid w:val="10B87CFC"/>
    <w:rsid w:val="10ED3781"/>
    <w:rsid w:val="1174359A"/>
    <w:rsid w:val="118934A9"/>
    <w:rsid w:val="11906397"/>
    <w:rsid w:val="11997E8A"/>
    <w:rsid w:val="11A219F8"/>
    <w:rsid w:val="11D354F1"/>
    <w:rsid w:val="11FA0278"/>
    <w:rsid w:val="11FF7658"/>
    <w:rsid w:val="12015736"/>
    <w:rsid w:val="1204104C"/>
    <w:rsid w:val="122E349D"/>
    <w:rsid w:val="1296148B"/>
    <w:rsid w:val="12BC340B"/>
    <w:rsid w:val="12C70D3C"/>
    <w:rsid w:val="12E30CA5"/>
    <w:rsid w:val="12E365E6"/>
    <w:rsid w:val="1317398C"/>
    <w:rsid w:val="133739BE"/>
    <w:rsid w:val="13515442"/>
    <w:rsid w:val="136D25C7"/>
    <w:rsid w:val="137C6286"/>
    <w:rsid w:val="1381490C"/>
    <w:rsid w:val="139A3533"/>
    <w:rsid w:val="13ED53DF"/>
    <w:rsid w:val="13F4249E"/>
    <w:rsid w:val="145938ED"/>
    <w:rsid w:val="1498610F"/>
    <w:rsid w:val="15147D27"/>
    <w:rsid w:val="156F1F39"/>
    <w:rsid w:val="157174B3"/>
    <w:rsid w:val="15AF07A4"/>
    <w:rsid w:val="15B4572F"/>
    <w:rsid w:val="15B90428"/>
    <w:rsid w:val="15ED4A05"/>
    <w:rsid w:val="16021A3F"/>
    <w:rsid w:val="16241149"/>
    <w:rsid w:val="167A58EE"/>
    <w:rsid w:val="167C35DD"/>
    <w:rsid w:val="168802B9"/>
    <w:rsid w:val="16A538D5"/>
    <w:rsid w:val="16A641B4"/>
    <w:rsid w:val="16C65BB0"/>
    <w:rsid w:val="16DB74FC"/>
    <w:rsid w:val="16E3153C"/>
    <w:rsid w:val="16FC34DD"/>
    <w:rsid w:val="173F4A17"/>
    <w:rsid w:val="1741386F"/>
    <w:rsid w:val="1752549D"/>
    <w:rsid w:val="1764477E"/>
    <w:rsid w:val="17CD5A4E"/>
    <w:rsid w:val="17D061C5"/>
    <w:rsid w:val="17D271A5"/>
    <w:rsid w:val="17D631C0"/>
    <w:rsid w:val="17E10BD4"/>
    <w:rsid w:val="181B027E"/>
    <w:rsid w:val="183D5A32"/>
    <w:rsid w:val="18573AD1"/>
    <w:rsid w:val="1876405C"/>
    <w:rsid w:val="18B947B7"/>
    <w:rsid w:val="18CE1D95"/>
    <w:rsid w:val="19021497"/>
    <w:rsid w:val="1933222E"/>
    <w:rsid w:val="198B7357"/>
    <w:rsid w:val="19935AE9"/>
    <w:rsid w:val="19A35EE1"/>
    <w:rsid w:val="19A75E26"/>
    <w:rsid w:val="19B30646"/>
    <w:rsid w:val="19B71113"/>
    <w:rsid w:val="19FE5AEF"/>
    <w:rsid w:val="19FF47A5"/>
    <w:rsid w:val="1A130577"/>
    <w:rsid w:val="1A7B1681"/>
    <w:rsid w:val="1A7E10CD"/>
    <w:rsid w:val="1AA027BB"/>
    <w:rsid w:val="1B214753"/>
    <w:rsid w:val="1B474FB9"/>
    <w:rsid w:val="1B4F4B8F"/>
    <w:rsid w:val="1B554BC1"/>
    <w:rsid w:val="1B75304D"/>
    <w:rsid w:val="1B910CB8"/>
    <w:rsid w:val="1B98342C"/>
    <w:rsid w:val="1BD62837"/>
    <w:rsid w:val="1BF51661"/>
    <w:rsid w:val="1BF9747E"/>
    <w:rsid w:val="1BFC4701"/>
    <w:rsid w:val="1C197E29"/>
    <w:rsid w:val="1C455ADE"/>
    <w:rsid w:val="1C5D7A0C"/>
    <w:rsid w:val="1C6E7533"/>
    <w:rsid w:val="1C7C6848"/>
    <w:rsid w:val="1C951339"/>
    <w:rsid w:val="1CE4012E"/>
    <w:rsid w:val="1D12539B"/>
    <w:rsid w:val="1D163EB9"/>
    <w:rsid w:val="1D1C50CD"/>
    <w:rsid w:val="1D6D3BD2"/>
    <w:rsid w:val="1D8A61E1"/>
    <w:rsid w:val="1DB05E6E"/>
    <w:rsid w:val="1DB407A6"/>
    <w:rsid w:val="1DC83667"/>
    <w:rsid w:val="1DE55E1B"/>
    <w:rsid w:val="1E1C6E53"/>
    <w:rsid w:val="1E1F2075"/>
    <w:rsid w:val="1E2B45F1"/>
    <w:rsid w:val="1E5F6569"/>
    <w:rsid w:val="1EC55367"/>
    <w:rsid w:val="1EC9084D"/>
    <w:rsid w:val="1EFA5AA3"/>
    <w:rsid w:val="1F167173"/>
    <w:rsid w:val="1F390CCB"/>
    <w:rsid w:val="1F422EEA"/>
    <w:rsid w:val="1F5F6ADA"/>
    <w:rsid w:val="1F662640"/>
    <w:rsid w:val="1F872D61"/>
    <w:rsid w:val="1F9244F1"/>
    <w:rsid w:val="1FB81599"/>
    <w:rsid w:val="1FDE67FC"/>
    <w:rsid w:val="1FDF2689"/>
    <w:rsid w:val="202E081D"/>
    <w:rsid w:val="2039253E"/>
    <w:rsid w:val="20855A40"/>
    <w:rsid w:val="20976A86"/>
    <w:rsid w:val="20A5211B"/>
    <w:rsid w:val="20AC5329"/>
    <w:rsid w:val="20C31AC7"/>
    <w:rsid w:val="21024A33"/>
    <w:rsid w:val="2107263D"/>
    <w:rsid w:val="210E1B4B"/>
    <w:rsid w:val="212154AC"/>
    <w:rsid w:val="21242CAC"/>
    <w:rsid w:val="215938F9"/>
    <w:rsid w:val="21667BF9"/>
    <w:rsid w:val="21791B17"/>
    <w:rsid w:val="217A33F8"/>
    <w:rsid w:val="219577E4"/>
    <w:rsid w:val="21AB5D60"/>
    <w:rsid w:val="21D27798"/>
    <w:rsid w:val="22031056"/>
    <w:rsid w:val="22703F48"/>
    <w:rsid w:val="22B97967"/>
    <w:rsid w:val="22D478B0"/>
    <w:rsid w:val="231E67DF"/>
    <w:rsid w:val="235B4CB6"/>
    <w:rsid w:val="23871813"/>
    <w:rsid w:val="23BB2620"/>
    <w:rsid w:val="23D20962"/>
    <w:rsid w:val="23EE5821"/>
    <w:rsid w:val="23F36750"/>
    <w:rsid w:val="24361E02"/>
    <w:rsid w:val="2438476C"/>
    <w:rsid w:val="24832A90"/>
    <w:rsid w:val="249F7859"/>
    <w:rsid w:val="24C7785F"/>
    <w:rsid w:val="24CF4AF4"/>
    <w:rsid w:val="2500362B"/>
    <w:rsid w:val="253E79C5"/>
    <w:rsid w:val="257F5F57"/>
    <w:rsid w:val="25805811"/>
    <w:rsid w:val="2580651A"/>
    <w:rsid w:val="258131A9"/>
    <w:rsid w:val="25920446"/>
    <w:rsid w:val="25A07F99"/>
    <w:rsid w:val="25D328A4"/>
    <w:rsid w:val="25F60311"/>
    <w:rsid w:val="262A3A31"/>
    <w:rsid w:val="26400147"/>
    <w:rsid w:val="264C45E5"/>
    <w:rsid w:val="2651396B"/>
    <w:rsid w:val="265B427B"/>
    <w:rsid w:val="26A338B2"/>
    <w:rsid w:val="26B128C1"/>
    <w:rsid w:val="26B7472E"/>
    <w:rsid w:val="26B877A0"/>
    <w:rsid w:val="26D905D7"/>
    <w:rsid w:val="26E17B69"/>
    <w:rsid w:val="2701389F"/>
    <w:rsid w:val="27184543"/>
    <w:rsid w:val="271D2C64"/>
    <w:rsid w:val="273A18F4"/>
    <w:rsid w:val="276407A2"/>
    <w:rsid w:val="276B0362"/>
    <w:rsid w:val="27831697"/>
    <w:rsid w:val="280520B8"/>
    <w:rsid w:val="2819458F"/>
    <w:rsid w:val="282D47F6"/>
    <w:rsid w:val="283E5C7F"/>
    <w:rsid w:val="28757DED"/>
    <w:rsid w:val="28983825"/>
    <w:rsid w:val="28A12B3E"/>
    <w:rsid w:val="28B82A14"/>
    <w:rsid w:val="29191FA9"/>
    <w:rsid w:val="29404C43"/>
    <w:rsid w:val="29564161"/>
    <w:rsid w:val="295761E2"/>
    <w:rsid w:val="29CA2459"/>
    <w:rsid w:val="29D137E8"/>
    <w:rsid w:val="29E647CC"/>
    <w:rsid w:val="2A273037"/>
    <w:rsid w:val="2A6F54DA"/>
    <w:rsid w:val="2A8924AA"/>
    <w:rsid w:val="2A8D5961"/>
    <w:rsid w:val="2ABA0028"/>
    <w:rsid w:val="2ABC7E3C"/>
    <w:rsid w:val="2AF41890"/>
    <w:rsid w:val="2B15163B"/>
    <w:rsid w:val="2B241454"/>
    <w:rsid w:val="2B4C7596"/>
    <w:rsid w:val="2B566DA9"/>
    <w:rsid w:val="2B8925CC"/>
    <w:rsid w:val="2B9021D9"/>
    <w:rsid w:val="2BC27F72"/>
    <w:rsid w:val="2BD12F27"/>
    <w:rsid w:val="2BFB4B4C"/>
    <w:rsid w:val="2C1F31B7"/>
    <w:rsid w:val="2C5335B0"/>
    <w:rsid w:val="2C90285A"/>
    <w:rsid w:val="2CAF0201"/>
    <w:rsid w:val="2D3E1194"/>
    <w:rsid w:val="2D4B38B1"/>
    <w:rsid w:val="2D5B50F8"/>
    <w:rsid w:val="2D634703"/>
    <w:rsid w:val="2D6F591F"/>
    <w:rsid w:val="2D6F625D"/>
    <w:rsid w:val="2DBF604E"/>
    <w:rsid w:val="2DC9792A"/>
    <w:rsid w:val="2DFC0965"/>
    <w:rsid w:val="2E20545E"/>
    <w:rsid w:val="2E496043"/>
    <w:rsid w:val="2E501652"/>
    <w:rsid w:val="2E84076E"/>
    <w:rsid w:val="2E921785"/>
    <w:rsid w:val="2EC76F67"/>
    <w:rsid w:val="2EEF0823"/>
    <w:rsid w:val="2EF049E7"/>
    <w:rsid w:val="2F05640D"/>
    <w:rsid w:val="2F1200EA"/>
    <w:rsid w:val="2F1A178D"/>
    <w:rsid w:val="2F59133A"/>
    <w:rsid w:val="2F6871D8"/>
    <w:rsid w:val="2F7E3AF9"/>
    <w:rsid w:val="30026A02"/>
    <w:rsid w:val="303C36D4"/>
    <w:rsid w:val="30601689"/>
    <w:rsid w:val="306B247C"/>
    <w:rsid w:val="307904A0"/>
    <w:rsid w:val="307A4C95"/>
    <w:rsid w:val="30870476"/>
    <w:rsid w:val="30AD0B0B"/>
    <w:rsid w:val="30B31E99"/>
    <w:rsid w:val="30CB5439"/>
    <w:rsid w:val="30DD267A"/>
    <w:rsid w:val="30EE1DEE"/>
    <w:rsid w:val="30F01BF0"/>
    <w:rsid w:val="3115220C"/>
    <w:rsid w:val="311B18BC"/>
    <w:rsid w:val="317167A5"/>
    <w:rsid w:val="31AD3D8D"/>
    <w:rsid w:val="31D574D0"/>
    <w:rsid w:val="31EC3321"/>
    <w:rsid w:val="31F37498"/>
    <w:rsid w:val="31FC35ED"/>
    <w:rsid w:val="32132D31"/>
    <w:rsid w:val="322B5B13"/>
    <w:rsid w:val="32580DD8"/>
    <w:rsid w:val="32740DC1"/>
    <w:rsid w:val="32814191"/>
    <w:rsid w:val="32C6485A"/>
    <w:rsid w:val="32D7220B"/>
    <w:rsid w:val="32E456FE"/>
    <w:rsid w:val="32FB0934"/>
    <w:rsid w:val="330E38F1"/>
    <w:rsid w:val="338D5FD1"/>
    <w:rsid w:val="3399180B"/>
    <w:rsid w:val="33D2699B"/>
    <w:rsid w:val="33F24A4C"/>
    <w:rsid w:val="340F0534"/>
    <w:rsid w:val="342C582E"/>
    <w:rsid w:val="3458222B"/>
    <w:rsid w:val="34781A78"/>
    <w:rsid w:val="34997790"/>
    <w:rsid w:val="34C74E9A"/>
    <w:rsid w:val="34DA42C5"/>
    <w:rsid w:val="34F275B6"/>
    <w:rsid w:val="35335914"/>
    <w:rsid w:val="3569702C"/>
    <w:rsid w:val="356B252F"/>
    <w:rsid w:val="35895EA1"/>
    <w:rsid w:val="359C6031"/>
    <w:rsid w:val="35F52493"/>
    <w:rsid w:val="360C20B8"/>
    <w:rsid w:val="36357CD2"/>
    <w:rsid w:val="363C648D"/>
    <w:rsid w:val="364854FC"/>
    <w:rsid w:val="366559E4"/>
    <w:rsid w:val="368E4C10"/>
    <w:rsid w:val="36910587"/>
    <w:rsid w:val="36E05005"/>
    <w:rsid w:val="36F01751"/>
    <w:rsid w:val="37020A18"/>
    <w:rsid w:val="3729447F"/>
    <w:rsid w:val="374C482B"/>
    <w:rsid w:val="377E6681"/>
    <w:rsid w:val="379636F4"/>
    <w:rsid w:val="37EB3225"/>
    <w:rsid w:val="37FA18E4"/>
    <w:rsid w:val="3812280E"/>
    <w:rsid w:val="383407C4"/>
    <w:rsid w:val="3835698D"/>
    <w:rsid w:val="383A48CB"/>
    <w:rsid w:val="3851621F"/>
    <w:rsid w:val="38666DBE"/>
    <w:rsid w:val="38875FEF"/>
    <w:rsid w:val="38966328"/>
    <w:rsid w:val="38D315C7"/>
    <w:rsid w:val="38FB262F"/>
    <w:rsid w:val="390D3AAA"/>
    <w:rsid w:val="39171238"/>
    <w:rsid w:val="3923246E"/>
    <w:rsid w:val="39374B6F"/>
    <w:rsid w:val="393E2BBC"/>
    <w:rsid w:val="394607D6"/>
    <w:rsid w:val="39493829"/>
    <w:rsid w:val="394B4E0B"/>
    <w:rsid w:val="396665B7"/>
    <w:rsid w:val="397F18BA"/>
    <w:rsid w:val="398648EE"/>
    <w:rsid w:val="398D080C"/>
    <w:rsid w:val="39AF5C9C"/>
    <w:rsid w:val="39DA7253"/>
    <w:rsid w:val="39E91DC4"/>
    <w:rsid w:val="3A5D1D24"/>
    <w:rsid w:val="3A655FB2"/>
    <w:rsid w:val="3B1A5974"/>
    <w:rsid w:val="3BA8586D"/>
    <w:rsid w:val="3BC91261"/>
    <w:rsid w:val="3C945361"/>
    <w:rsid w:val="3CD21C22"/>
    <w:rsid w:val="3CDB7EAF"/>
    <w:rsid w:val="3CE04016"/>
    <w:rsid w:val="3CF02D4D"/>
    <w:rsid w:val="3CFF5E1E"/>
    <w:rsid w:val="3D080C44"/>
    <w:rsid w:val="3D711112"/>
    <w:rsid w:val="3D7F1CBD"/>
    <w:rsid w:val="3DBB238D"/>
    <w:rsid w:val="3DBB3FD3"/>
    <w:rsid w:val="3DC30EED"/>
    <w:rsid w:val="3DDF652E"/>
    <w:rsid w:val="3DFB2BEA"/>
    <w:rsid w:val="3E0C4997"/>
    <w:rsid w:val="3E2D6890"/>
    <w:rsid w:val="3E810519"/>
    <w:rsid w:val="3EC3774B"/>
    <w:rsid w:val="3F0160D7"/>
    <w:rsid w:val="3F16680E"/>
    <w:rsid w:val="3F5B6C87"/>
    <w:rsid w:val="3F774468"/>
    <w:rsid w:val="3F99130D"/>
    <w:rsid w:val="3FA62879"/>
    <w:rsid w:val="3FD13734"/>
    <w:rsid w:val="3FED2FEE"/>
    <w:rsid w:val="3FEF3F72"/>
    <w:rsid w:val="40243148"/>
    <w:rsid w:val="403C2C6C"/>
    <w:rsid w:val="40464981"/>
    <w:rsid w:val="406364B0"/>
    <w:rsid w:val="40674EB6"/>
    <w:rsid w:val="40711049"/>
    <w:rsid w:val="40720CC9"/>
    <w:rsid w:val="40D84160"/>
    <w:rsid w:val="40FF632E"/>
    <w:rsid w:val="41382CD2"/>
    <w:rsid w:val="419825D7"/>
    <w:rsid w:val="41A36E3C"/>
    <w:rsid w:val="41E27C26"/>
    <w:rsid w:val="41F3526F"/>
    <w:rsid w:val="41F87BCB"/>
    <w:rsid w:val="41F9678E"/>
    <w:rsid w:val="41FA0B87"/>
    <w:rsid w:val="420226D9"/>
    <w:rsid w:val="428860BB"/>
    <w:rsid w:val="42CC36B6"/>
    <w:rsid w:val="42E16A8D"/>
    <w:rsid w:val="42F9198D"/>
    <w:rsid w:val="43064505"/>
    <w:rsid w:val="434652EE"/>
    <w:rsid w:val="43741DEB"/>
    <w:rsid w:val="43CC70A2"/>
    <w:rsid w:val="43E75C8A"/>
    <w:rsid w:val="43F01B80"/>
    <w:rsid w:val="43F1133C"/>
    <w:rsid w:val="44227552"/>
    <w:rsid w:val="442A3DC9"/>
    <w:rsid w:val="449215CA"/>
    <w:rsid w:val="44BA73CE"/>
    <w:rsid w:val="44D04F3F"/>
    <w:rsid w:val="45057940"/>
    <w:rsid w:val="45252301"/>
    <w:rsid w:val="453C76F4"/>
    <w:rsid w:val="45412B2B"/>
    <w:rsid w:val="456279CF"/>
    <w:rsid w:val="45631749"/>
    <w:rsid w:val="457A3F89"/>
    <w:rsid w:val="45AA255A"/>
    <w:rsid w:val="45CB6AB2"/>
    <w:rsid w:val="45DB2D29"/>
    <w:rsid w:val="45F105E6"/>
    <w:rsid w:val="460D47FD"/>
    <w:rsid w:val="46170428"/>
    <w:rsid w:val="462B3D56"/>
    <w:rsid w:val="4666290D"/>
    <w:rsid w:val="46691693"/>
    <w:rsid w:val="467F460F"/>
    <w:rsid w:val="46844F52"/>
    <w:rsid w:val="469317FC"/>
    <w:rsid w:val="46A51269"/>
    <w:rsid w:val="46B12D61"/>
    <w:rsid w:val="46FA3C5C"/>
    <w:rsid w:val="473372EC"/>
    <w:rsid w:val="47492F00"/>
    <w:rsid w:val="476B6BD2"/>
    <w:rsid w:val="477409B2"/>
    <w:rsid w:val="47952797"/>
    <w:rsid w:val="47CD2794"/>
    <w:rsid w:val="47E312CD"/>
    <w:rsid w:val="47EB21ED"/>
    <w:rsid w:val="47F066FE"/>
    <w:rsid w:val="47F22E55"/>
    <w:rsid w:val="487B16C4"/>
    <w:rsid w:val="48820171"/>
    <w:rsid w:val="48E13021"/>
    <w:rsid w:val="490911CB"/>
    <w:rsid w:val="49216FAD"/>
    <w:rsid w:val="49290AF3"/>
    <w:rsid w:val="493019DF"/>
    <w:rsid w:val="495307CB"/>
    <w:rsid w:val="49765A93"/>
    <w:rsid w:val="49931E77"/>
    <w:rsid w:val="49A32653"/>
    <w:rsid w:val="49FF7F76"/>
    <w:rsid w:val="4A3316C9"/>
    <w:rsid w:val="4A474C89"/>
    <w:rsid w:val="4A6242BC"/>
    <w:rsid w:val="4A902C4A"/>
    <w:rsid w:val="4B2C636D"/>
    <w:rsid w:val="4B394846"/>
    <w:rsid w:val="4B394939"/>
    <w:rsid w:val="4B4E4840"/>
    <w:rsid w:val="4B533C05"/>
    <w:rsid w:val="4B673131"/>
    <w:rsid w:val="4B881FFB"/>
    <w:rsid w:val="4BD110E2"/>
    <w:rsid w:val="4BFA6AB7"/>
    <w:rsid w:val="4C1A34BB"/>
    <w:rsid w:val="4C6174CE"/>
    <w:rsid w:val="4C7A70C9"/>
    <w:rsid w:val="4C852497"/>
    <w:rsid w:val="4C8C0DCC"/>
    <w:rsid w:val="4C9425B2"/>
    <w:rsid w:val="4C9B2DBD"/>
    <w:rsid w:val="4CA010CC"/>
    <w:rsid w:val="4CAC2535"/>
    <w:rsid w:val="4CD52BD1"/>
    <w:rsid w:val="4CEC3A70"/>
    <w:rsid w:val="4D1B69A4"/>
    <w:rsid w:val="4D1F09C9"/>
    <w:rsid w:val="4D1F46E6"/>
    <w:rsid w:val="4D2E7DAD"/>
    <w:rsid w:val="4D5F1345"/>
    <w:rsid w:val="4D9E79AE"/>
    <w:rsid w:val="4DD144B5"/>
    <w:rsid w:val="4E7E354D"/>
    <w:rsid w:val="4E833421"/>
    <w:rsid w:val="4E8A006A"/>
    <w:rsid w:val="4ED9366C"/>
    <w:rsid w:val="4F367AC5"/>
    <w:rsid w:val="4F501BDA"/>
    <w:rsid w:val="4FB50D87"/>
    <w:rsid w:val="4FBD2859"/>
    <w:rsid w:val="500B145F"/>
    <w:rsid w:val="501F2469"/>
    <w:rsid w:val="50271144"/>
    <w:rsid w:val="502A41CA"/>
    <w:rsid w:val="5054732A"/>
    <w:rsid w:val="50C65473"/>
    <w:rsid w:val="50CC3392"/>
    <w:rsid w:val="50D521AD"/>
    <w:rsid w:val="51124210"/>
    <w:rsid w:val="512467CC"/>
    <w:rsid w:val="512B18B7"/>
    <w:rsid w:val="51312C3A"/>
    <w:rsid w:val="513E4D75"/>
    <w:rsid w:val="51C25640"/>
    <w:rsid w:val="51E51FEA"/>
    <w:rsid w:val="52175A29"/>
    <w:rsid w:val="52417FCB"/>
    <w:rsid w:val="52CE1662"/>
    <w:rsid w:val="52E367B6"/>
    <w:rsid w:val="52E41F0D"/>
    <w:rsid w:val="53397419"/>
    <w:rsid w:val="5348303F"/>
    <w:rsid w:val="53583C45"/>
    <w:rsid w:val="53704D96"/>
    <w:rsid w:val="539B31CE"/>
    <w:rsid w:val="53B053BB"/>
    <w:rsid w:val="53B51901"/>
    <w:rsid w:val="53C77503"/>
    <w:rsid w:val="53D65949"/>
    <w:rsid w:val="53EC5A2E"/>
    <w:rsid w:val="541E53A4"/>
    <w:rsid w:val="544662D1"/>
    <w:rsid w:val="54627F7B"/>
    <w:rsid w:val="54880AA0"/>
    <w:rsid w:val="54D86A9A"/>
    <w:rsid w:val="54E016F2"/>
    <w:rsid w:val="551E7EF0"/>
    <w:rsid w:val="554561F4"/>
    <w:rsid w:val="554B00FD"/>
    <w:rsid w:val="557E1851"/>
    <w:rsid w:val="55A53521"/>
    <w:rsid w:val="55BF7390"/>
    <w:rsid w:val="55C76FE7"/>
    <w:rsid w:val="55D15107"/>
    <w:rsid w:val="56293878"/>
    <w:rsid w:val="563C2F09"/>
    <w:rsid w:val="56935DF2"/>
    <w:rsid w:val="56A96844"/>
    <w:rsid w:val="56BB1258"/>
    <w:rsid w:val="56E23696"/>
    <w:rsid w:val="57212282"/>
    <w:rsid w:val="57213F32"/>
    <w:rsid w:val="57214480"/>
    <w:rsid w:val="573E74AA"/>
    <w:rsid w:val="578A4E52"/>
    <w:rsid w:val="57A16053"/>
    <w:rsid w:val="57E825BE"/>
    <w:rsid w:val="589001C2"/>
    <w:rsid w:val="589E0EC5"/>
    <w:rsid w:val="58B029E4"/>
    <w:rsid w:val="58B07537"/>
    <w:rsid w:val="58C33BAC"/>
    <w:rsid w:val="58D046C7"/>
    <w:rsid w:val="58E00F5E"/>
    <w:rsid w:val="58FB5091"/>
    <w:rsid w:val="59001A74"/>
    <w:rsid w:val="59054CB7"/>
    <w:rsid w:val="59275DC1"/>
    <w:rsid w:val="593748C2"/>
    <w:rsid w:val="5948413F"/>
    <w:rsid w:val="59835515"/>
    <w:rsid w:val="598C4EB2"/>
    <w:rsid w:val="59986C2B"/>
    <w:rsid w:val="59D3726C"/>
    <w:rsid w:val="59F33099"/>
    <w:rsid w:val="5A104F79"/>
    <w:rsid w:val="5A332812"/>
    <w:rsid w:val="5A4B01B0"/>
    <w:rsid w:val="5A7D0C9E"/>
    <w:rsid w:val="5A82661E"/>
    <w:rsid w:val="5ABF3065"/>
    <w:rsid w:val="5B1024F7"/>
    <w:rsid w:val="5B157C89"/>
    <w:rsid w:val="5B547C51"/>
    <w:rsid w:val="5B692B86"/>
    <w:rsid w:val="5BE73BFC"/>
    <w:rsid w:val="5C0950B4"/>
    <w:rsid w:val="5C36109E"/>
    <w:rsid w:val="5C3B3F2F"/>
    <w:rsid w:val="5C5B1215"/>
    <w:rsid w:val="5CBD6817"/>
    <w:rsid w:val="5CD4565B"/>
    <w:rsid w:val="5CDE0169"/>
    <w:rsid w:val="5D095CCB"/>
    <w:rsid w:val="5D643C45"/>
    <w:rsid w:val="5D74085F"/>
    <w:rsid w:val="5D7B06E4"/>
    <w:rsid w:val="5DB5381D"/>
    <w:rsid w:val="5E467ABB"/>
    <w:rsid w:val="5EAB5577"/>
    <w:rsid w:val="5EF55450"/>
    <w:rsid w:val="5F061262"/>
    <w:rsid w:val="5F5C6A78"/>
    <w:rsid w:val="5F813CC0"/>
    <w:rsid w:val="5FD94150"/>
    <w:rsid w:val="600400A8"/>
    <w:rsid w:val="604C0EF7"/>
    <w:rsid w:val="60672FB9"/>
    <w:rsid w:val="60B146B2"/>
    <w:rsid w:val="60B824AA"/>
    <w:rsid w:val="60C70A54"/>
    <w:rsid w:val="60E9572D"/>
    <w:rsid w:val="611A085E"/>
    <w:rsid w:val="616F667A"/>
    <w:rsid w:val="61947708"/>
    <w:rsid w:val="619D4BBE"/>
    <w:rsid w:val="61D90E17"/>
    <w:rsid w:val="61F447CD"/>
    <w:rsid w:val="61F5736C"/>
    <w:rsid w:val="6206395E"/>
    <w:rsid w:val="622C064E"/>
    <w:rsid w:val="623C7352"/>
    <w:rsid w:val="624215C5"/>
    <w:rsid w:val="625008DB"/>
    <w:rsid w:val="62716891"/>
    <w:rsid w:val="62AB0CFE"/>
    <w:rsid w:val="62BD568B"/>
    <w:rsid w:val="62D13DCC"/>
    <w:rsid w:val="62F25ACE"/>
    <w:rsid w:val="6315786E"/>
    <w:rsid w:val="634877EE"/>
    <w:rsid w:val="63500CFE"/>
    <w:rsid w:val="63847CE5"/>
    <w:rsid w:val="63A07C69"/>
    <w:rsid w:val="64023F6B"/>
    <w:rsid w:val="64051409"/>
    <w:rsid w:val="640D4E41"/>
    <w:rsid w:val="643A067B"/>
    <w:rsid w:val="64463330"/>
    <w:rsid w:val="647E786B"/>
    <w:rsid w:val="6490597F"/>
    <w:rsid w:val="64CD2516"/>
    <w:rsid w:val="64E51C8F"/>
    <w:rsid w:val="654E7AF0"/>
    <w:rsid w:val="654E7F43"/>
    <w:rsid w:val="65665961"/>
    <w:rsid w:val="65711400"/>
    <w:rsid w:val="65E816C2"/>
    <w:rsid w:val="65FB1A0E"/>
    <w:rsid w:val="66107640"/>
    <w:rsid w:val="665054B9"/>
    <w:rsid w:val="66885894"/>
    <w:rsid w:val="669216A4"/>
    <w:rsid w:val="66C4230A"/>
    <w:rsid w:val="66F61F38"/>
    <w:rsid w:val="67090C3D"/>
    <w:rsid w:val="67101304"/>
    <w:rsid w:val="671918C9"/>
    <w:rsid w:val="67236CF2"/>
    <w:rsid w:val="67654F94"/>
    <w:rsid w:val="67772538"/>
    <w:rsid w:val="67A54D96"/>
    <w:rsid w:val="67BC010A"/>
    <w:rsid w:val="67E22987"/>
    <w:rsid w:val="67F325A0"/>
    <w:rsid w:val="67F510BB"/>
    <w:rsid w:val="67F73FE6"/>
    <w:rsid w:val="68355EC5"/>
    <w:rsid w:val="684734A4"/>
    <w:rsid w:val="68BA59E1"/>
    <w:rsid w:val="68C462F1"/>
    <w:rsid w:val="6900228C"/>
    <w:rsid w:val="694638A8"/>
    <w:rsid w:val="696314F4"/>
    <w:rsid w:val="697A4EF2"/>
    <w:rsid w:val="699A3A56"/>
    <w:rsid w:val="69C04704"/>
    <w:rsid w:val="69CA10DE"/>
    <w:rsid w:val="69D33990"/>
    <w:rsid w:val="69DC44FD"/>
    <w:rsid w:val="6A3377CC"/>
    <w:rsid w:val="6A35565D"/>
    <w:rsid w:val="6A5A55F9"/>
    <w:rsid w:val="6A5B188A"/>
    <w:rsid w:val="6A621215"/>
    <w:rsid w:val="6A811ACA"/>
    <w:rsid w:val="6AAB5AD6"/>
    <w:rsid w:val="6ABD60AB"/>
    <w:rsid w:val="6AD66FD5"/>
    <w:rsid w:val="6AD761A9"/>
    <w:rsid w:val="6AD97F5A"/>
    <w:rsid w:val="6AE517EE"/>
    <w:rsid w:val="6B182A49"/>
    <w:rsid w:val="6B1C3EC6"/>
    <w:rsid w:val="6B206150"/>
    <w:rsid w:val="6B326417"/>
    <w:rsid w:val="6B3A6EA4"/>
    <w:rsid w:val="6B3D7C7E"/>
    <w:rsid w:val="6B792DBC"/>
    <w:rsid w:val="6B825D7C"/>
    <w:rsid w:val="6B9C4AD7"/>
    <w:rsid w:val="6BC90267"/>
    <w:rsid w:val="6BCB406A"/>
    <w:rsid w:val="6C025952"/>
    <w:rsid w:val="6C4C5516"/>
    <w:rsid w:val="6C5C4853"/>
    <w:rsid w:val="6C6121CE"/>
    <w:rsid w:val="6C78577D"/>
    <w:rsid w:val="6C9365F7"/>
    <w:rsid w:val="6C9A59BC"/>
    <w:rsid w:val="6CBE6744"/>
    <w:rsid w:val="6CEF50C6"/>
    <w:rsid w:val="6CF105C9"/>
    <w:rsid w:val="6D281609"/>
    <w:rsid w:val="6D2F407A"/>
    <w:rsid w:val="6D3754BB"/>
    <w:rsid w:val="6D450054"/>
    <w:rsid w:val="6D4B6F7A"/>
    <w:rsid w:val="6D632E87"/>
    <w:rsid w:val="6DAC0CFD"/>
    <w:rsid w:val="6DE84A40"/>
    <w:rsid w:val="6DF523F6"/>
    <w:rsid w:val="6E283B6C"/>
    <w:rsid w:val="6E5C6294"/>
    <w:rsid w:val="6E6174DD"/>
    <w:rsid w:val="6E644C28"/>
    <w:rsid w:val="6EB72A98"/>
    <w:rsid w:val="6EC872DA"/>
    <w:rsid w:val="6ECD21EF"/>
    <w:rsid w:val="6EF17A8A"/>
    <w:rsid w:val="6F413270"/>
    <w:rsid w:val="6F4B4A6F"/>
    <w:rsid w:val="6F570D38"/>
    <w:rsid w:val="6F8511F0"/>
    <w:rsid w:val="6F912B37"/>
    <w:rsid w:val="6FA5414E"/>
    <w:rsid w:val="6FC00223"/>
    <w:rsid w:val="6FC22F83"/>
    <w:rsid w:val="6FF942C5"/>
    <w:rsid w:val="70113542"/>
    <w:rsid w:val="701F74FE"/>
    <w:rsid w:val="70C2745F"/>
    <w:rsid w:val="70CA2E18"/>
    <w:rsid w:val="70EB4776"/>
    <w:rsid w:val="71211F2C"/>
    <w:rsid w:val="713F1C6E"/>
    <w:rsid w:val="714D05D7"/>
    <w:rsid w:val="7151758B"/>
    <w:rsid w:val="715E78E8"/>
    <w:rsid w:val="7173160F"/>
    <w:rsid w:val="71792D3C"/>
    <w:rsid w:val="719A42AC"/>
    <w:rsid w:val="71B14779"/>
    <w:rsid w:val="71BC117B"/>
    <w:rsid w:val="720979F9"/>
    <w:rsid w:val="72606F8E"/>
    <w:rsid w:val="72B312A9"/>
    <w:rsid w:val="72EF5C92"/>
    <w:rsid w:val="732600A0"/>
    <w:rsid w:val="73444D72"/>
    <w:rsid w:val="73D301D0"/>
    <w:rsid w:val="744A301A"/>
    <w:rsid w:val="74512765"/>
    <w:rsid w:val="74552A6A"/>
    <w:rsid w:val="74595C2C"/>
    <w:rsid w:val="74707796"/>
    <w:rsid w:val="74B4507D"/>
    <w:rsid w:val="74F51267"/>
    <w:rsid w:val="75337756"/>
    <w:rsid w:val="7538395C"/>
    <w:rsid w:val="755E6D0B"/>
    <w:rsid w:val="75BC5076"/>
    <w:rsid w:val="75CF2BD1"/>
    <w:rsid w:val="763B4414"/>
    <w:rsid w:val="765C7562"/>
    <w:rsid w:val="76617F46"/>
    <w:rsid w:val="768537A4"/>
    <w:rsid w:val="76A76A7D"/>
    <w:rsid w:val="76BB7BC2"/>
    <w:rsid w:val="76BE04C0"/>
    <w:rsid w:val="77247C84"/>
    <w:rsid w:val="773B58C7"/>
    <w:rsid w:val="77404C59"/>
    <w:rsid w:val="77465356"/>
    <w:rsid w:val="775B670D"/>
    <w:rsid w:val="7761179F"/>
    <w:rsid w:val="776E0F44"/>
    <w:rsid w:val="77965B34"/>
    <w:rsid w:val="77A11066"/>
    <w:rsid w:val="78393DA0"/>
    <w:rsid w:val="78476AE2"/>
    <w:rsid w:val="78520152"/>
    <w:rsid w:val="78B26191"/>
    <w:rsid w:val="78E83EA6"/>
    <w:rsid w:val="791A21D1"/>
    <w:rsid w:val="793A4926"/>
    <w:rsid w:val="793F1D99"/>
    <w:rsid w:val="794819FF"/>
    <w:rsid w:val="794E2C0D"/>
    <w:rsid w:val="79616133"/>
    <w:rsid w:val="79640638"/>
    <w:rsid w:val="79784C56"/>
    <w:rsid w:val="79784E82"/>
    <w:rsid w:val="7A3525A4"/>
    <w:rsid w:val="7A3A0597"/>
    <w:rsid w:val="7A5A5398"/>
    <w:rsid w:val="7A5E2B03"/>
    <w:rsid w:val="7A9A0993"/>
    <w:rsid w:val="7ADB314B"/>
    <w:rsid w:val="7B2D3022"/>
    <w:rsid w:val="7B6F2E5E"/>
    <w:rsid w:val="7B88468E"/>
    <w:rsid w:val="7B92735F"/>
    <w:rsid w:val="7BB721DE"/>
    <w:rsid w:val="7BD97164"/>
    <w:rsid w:val="7BFB2776"/>
    <w:rsid w:val="7C1D7794"/>
    <w:rsid w:val="7C222636"/>
    <w:rsid w:val="7C401BE6"/>
    <w:rsid w:val="7C562FD2"/>
    <w:rsid w:val="7C634171"/>
    <w:rsid w:val="7CA83B93"/>
    <w:rsid w:val="7CB61980"/>
    <w:rsid w:val="7CE85FC4"/>
    <w:rsid w:val="7CEA207E"/>
    <w:rsid w:val="7CEF4308"/>
    <w:rsid w:val="7D572A32"/>
    <w:rsid w:val="7DAC5207"/>
    <w:rsid w:val="7E25732C"/>
    <w:rsid w:val="7E2F6194"/>
    <w:rsid w:val="7E2F667A"/>
    <w:rsid w:val="7E412192"/>
    <w:rsid w:val="7E490D14"/>
    <w:rsid w:val="7E4B0E2C"/>
    <w:rsid w:val="7E5C27F5"/>
    <w:rsid w:val="7E8A62A7"/>
    <w:rsid w:val="7EFF79DD"/>
    <w:rsid w:val="7F0D1C9A"/>
    <w:rsid w:val="7F0F1615"/>
    <w:rsid w:val="7F3B19BF"/>
    <w:rsid w:val="7F594F87"/>
    <w:rsid w:val="7F601E71"/>
    <w:rsid w:val="7F6E38D6"/>
    <w:rsid w:val="7F7C0819"/>
    <w:rsid w:val="7F831D43"/>
    <w:rsid w:val="7F835A8D"/>
    <w:rsid w:val="7FA426A6"/>
    <w:rsid w:val="7FF60A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9"/>
    <w:qFormat/>
    <w:uiPriority w:val="0"/>
    <w:pPr>
      <w:jc w:val="left"/>
    </w:pPr>
  </w:style>
  <w:style w:type="paragraph" w:styleId="4">
    <w:name w:val="Body Text"/>
    <w:basedOn w:val="1"/>
    <w:qFormat/>
    <w:uiPriority w:val="0"/>
    <w:pPr>
      <w:spacing w:before="180" w:after="180"/>
    </w:pPr>
  </w:style>
  <w:style w:type="paragraph" w:styleId="5">
    <w:name w:val="endnote text"/>
    <w:basedOn w:val="1"/>
    <w:link w:val="21"/>
    <w:qFormat/>
    <w:uiPriority w:val="0"/>
    <w:pPr>
      <w:snapToGrid w:val="0"/>
      <w:jc w:val="left"/>
    </w:pPr>
  </w:style>
  <w:style w:type="paragraph" w:styleId="6">
    <w:name w:val="footnote text"/>
    <w:basedOn w:val="1"/>
    <w:qFormat/>
    <w:uiPriority w:val="0"/>
    <w:pPr>
      <w:snapToGrid w:val="0"/>
      <w:jc w:val="left"/>
    </w:pPr>
    <w:rPr>
      <w:sz w:val="18"/>
    </w:rPr>
  </w:style>
  <w:style w:type="paragraph" w:styleId="7">
    <w:name w:val="Normal (Web)"/>
    <w:basedOn w:val="1"/>
    <w:qFormat/>
    <w:uiPriority w:val="0"/>
    <w:pPr>
      <w:spacing w:beforeAutospacing="1" w:afterAutospacing="1"/>
      <w:jc w:val="left"/>
    </w:pPr>
    <w:rPr>
      <w:rFonts w:cs="Times New Roman"/>
      <w:kern w:val="0"/>
      <w:sz w:val="24"/>
    </w:rPr>
  </w:style>
  <w:style w:type="paragraph" w:styleId="8">
    <w:name w:val="annotation subject"/>
    <w:basedOn w:val="3"/>
    <w:next w:val="3"/>
    <w:link w:val="20"/>
    <w:qFormat/>
    <w:uiPriority w:val="0"/>
    <w:rPr>
      <w:b/>
      <w:bCs/>
    </w:rPr>
  </w:style>
  <w:style w:type="table" w:styleId="10">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endnote reference"/>
    <w:basedOn w:val="11"/>
    <w:qFormat/>
    <w:uiPriority w:val="0"/>
    <w:rPr>
      <w:vertAlign w:val="superscript"/>
    </w:rPr>
  </w:style>
  <w:style w:type="character" w:styleId="14">
    <w:name w:val="Emphasis"/>
    <w:basedOn w:val="11"/>
    <w:qFormat/>
    <w:uiPriority w:val="0"/>
    <w:rPr>
      <w:i/>
    </w:rPr>
  </w:style>
  <w:style w:type="character" w:styleId="15">
    <w:name w:val="HTML Code"/>
    <w:basedOn w:val="11"/>
    <w:qFormat/>
    <w:uiPriority w:val="0"/>
    <w:rPr>
      <w:rFonts w:ascii="Courier New" w:hAnsi="Courier New"/>
      <w:sz w:val="20"/>
    </w:rPr>
  </w:style>
  <w:style w:type="character" w:styleId="16">
    <w:name w:val="annotation reference"/>
    <w:basedOn w:val="11"/>
    <w:qFormat/>
    <w:uiPriority w:val="0"/>
    <w:rPr>
      <w:sz w:val="21"/>
      <w:szCs w:val="21"/>
    </w:rPr>
  </w:style>
  <w:style w:type="character" w:styleId="17">
    <w:name w:val="footnote reference"/>
    <w:basedOn w:val="11"/>
    <w:qFormat/>
    <w:uiPriority w:val="0"/>
    <w:rPr>
      <w:vertAlign w:val="superscript"/>
    </w:rPr>
  </w:style>
  <w:style w:type="paragraph" w:customStyle="1" w:styleId="18">
    <w:name w:val="First Paragraph"/>
    <w:basedOn w:val="4"/>
    <w:next w:val="4"/>
    <w:qFormat/>
    <w:uiPriority w:val="0"/>
  </w:style>
  <w:style w:type="character" w:customStyle="1" w:styleId="19">
    <w:name w:val="批注文字 字符"/>
    <w:basedOn w:val="11"/>
    <w:link w:val="3"/>
    <w:qFormat/>
    <w:uiPriority w:val="0"/>
    <w:rPr>
      <w:rFonts w:asciiTheme="minorHAnsi" w:hAnsiTheme="minorHAnsi" w:eastAsiaTheme="minorEastAsia" w:cstheme="minorBidi"/>
      <w:kern w:val="2"/>
      <w:sz w:val="21"/>
      <w:szCs w:val="24"/>
    </w:rPr>
  </w:style>
  <w:style w:type="character" w:customStyle="1" w:styleId="20">
    <w:name w:val="批注主题 字符"/>
    <w:basedOn w:val="19"/>
    <w:link w:val="8"/>
    <w:qFormat/>
    <w:uiPriority w:val="0"/>
    <w:rPr>
      <w:rFonts w:asciiTheme="minorHAnsi" w:hAnsiTheme="minorHAnsi" w:eastAsiaTheme="minorEastAsia" w:cstheme="minorBidi"/>
      <w:b/>
      <w:bCs/>
      <w:kern w:val="2"/>
      <w:sz w:val="21"/>
      <w:szCs w:val="24"/>
    </w:rPr>
  </w:style>
  <w:style w:type="character" w:customStyle="1" w:styleId="21">
    <w:name w:val="尾注文本 字符"/>
    <w:basedOn w:val="11"/>
    <w:link w:val="5"/>
    <w:qFormat/>
    <w:uiPriority w:val="0"/>
    <w:rPr>
      <w:rFonts w:asciiTheme="minorHAnsi" w:hAnsiTheme="minorHAnsi" w:eastAsiaTheme="minorEastAsia" w:cstheme="minorBidi"/>
      <w:kern w:val="2"/>
      <w:sz w:val="21"/>
      <w:szCs w:val="24"/>
    </w:rPr>
  </w:style>
  <w:style w:type="paragraph" w:customStyle="1" w:styleId="22">
    <w:name w:val="书目1"/>
    <w:basedOn w:val="1"/>
    <w:next w:val="1"/>
    <w:unhideWhenUsed/>
    <w:qFormat/>
    <w:uiPriority w:val="37"/>
    <w:pPr>
      <w:tabs>
        <w:tab w:val="left" w:pos="504"/>
      </w:tabs>
      <w:ind w:left="504" w:hanging="504"/>
    </w:pPr>
  </w:style>
  <w:style w:type="paragraph" w:customStyle="1" w:styleId="23">
    <w:name w:val="Revision"/>
    <w:hidden/>
    <w:unhideWhenUsed/>
    <w:qFormat/>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svg"/><Relationship Id="rId8" Type="http://schemas.openxmlformats.org/officeDocument/2006/relationships/image" Target="media/image3.png"/><Relationship Id="rId7" Type="http://schemas.openxmlformats.org/officeDocument/2006/relationships/image" Target="media/image2.sv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9" Type="http://schemas.microsoft.com/office/2011/relationships/people" Target="people.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media/image21.svg"/><Relationship Id="rId25" Type="http://schemas.openxmlformats.org/officeDocument/2006/relationships/image" Target="media/image20.png"/><Relationship Id="rId24" Type="http://schemas.openxmlformats.org/officeDocument/2006/relationships/image" Target="media/image19.svg"/><Relationship Id="rId23" Type="http://schemas.openxmlformats.org/officeDocument/2006/relationships/image" Target="media/image18.png"/><Relationship Id="rId22" Type="http://schemas.openxmlformats.org/officeDocument/2006/relationships/image" Target="media/image17.svg"/><Relationship Id="rId21" Type="http://schemas.openxmlformats.org/officeDocument/2006/relationships/image" Target="media/image16.png"/><Relationship Id="rId20" Type="http://schemas.openxmlformats.org/officeDocument/2006/relationships/image" Target="media/image15.sv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svg"/><Relationship Id="rId17" Type="http://schemas.openxmlformats.org/officeDocument/2006/relationships/image" Target="media/image12.png"/><Relationship Id="rId16" Type="http://schemas.openxmlformats.org/officeDocument/2006/relationships/image" Target="media/image11.svg"/><Relationship Id="rId15" Type="http://schemas.openxmlformats.org/officeDocument/2006/relationships/image" Target="media/image10.png"/><Relationship Id="rId14" Type="http://schemas.openxmlformats.org/officeDocument/2006/relationships/image" Target="media/image9.svg"/><Relationship Id="rId13" Type="http://schemas.openxmlformats.org/officeDocument/2006/relationships/image" Target="media/image8.png"/><Relationship Id="rId12" Type="http://schemas.openxmlformats.org/officeDocument/2006/relationships/image" Target="media/image7.sv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8809</Words>
  <Characters>50212</Characters>
  <Lines>418</Lines>
  <Paragraphs>117</Paragraphs>
  <TotalTime>1242</TotalTime>
  <ScaleCrop>false</ScaleCrop>
  <LinksUpToDate>false</LinksUpToDate>
  <CharactersWithSpaces>58904</CharactersWithSpaces>
  <Application>WPS Office_11.8.2.12089_F1E327BC-269C-435d-A152-05C5408002CA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2026-01-26T15:46:00Z</dcterms:created>
  <dc:creator>丨巅峰丨灬鬼魅メ</dc:creator>
  <cp:lastModifiedBy>丨巅峰丨灬鬼魅メ</cp:lastModifiedBy>
  <dcterms:modified xsi:type="dcterms:W3CDTF">2026-03-12T03:38:53Z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2052-11.8.2.12089</vt:lpwstr>
  </property>
  <property fmtid="{D5CDD505-2E9C-101B-9397-08002B2CF9AE}" pid="3" name="ICV">
    <vt:lpwstr>277A1A47F59941DC9C506F6C62A2AB9A</vt:lpwstr>
  </property>
  <property fmtid="{D5CDD505-2E9C-101B-9397-08002B2CF9AE}" pid="4" name="KSOTemplateDocerSaveRecord">
    <vt:lpwstr>eyJoZGlkIjoiM2U0YWFmNjg5ZWZhZGYzZThkZThhYjUxZTdmMTQ5NWEiLCJ1c2VySWQiOiIzMDIyMzM2NCJ9</vt:lpwstr>
  </property>
  <property fmtid="{D5CDD505-2E9C-101B-9397-08002B2CF9AE}" pid="5" name="ZOTERO_PREF_1">
    <vt:lpwstr>&lt;data data-version="3" zotero-version="7.0.32"&gt;&lt;session id="sdrovG5k"/&gt;&lt;style id="http://www.zotero.org/styles/ieee" locale="en-US" hasBibliography="1" bibliographyStyleHasBeenSet="1"/&gt;&lt;prefs&gt;&lt;pref name="fieldType" value="Field"/&gt;&lt;pref name="automaticJour</vt:lpwstr>
  </property>
  <property fmtid="{D5CDD505-2E9C-101B-9397-08002B2CF9AE}" pid="6" name="ZOTERO_PREF_2">
    <vt:lpwstr>nalAbbreviations" value="true"/&gt;&lt;/prefs&gt;&lt;/data&gt;</vt:lpwstr>
  </property>
</Properties>
</file>